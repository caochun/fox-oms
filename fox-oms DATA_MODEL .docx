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fox-oms-数据模型说明"/>
      <w:r>
        <w:t xml:space="preserve">Fox-OMS </w:t>
      </w:r>
      <w:r>
        <w:rPr>
          <w:rFonts w:hint="eastAsia"/>
        </w:rPr>
        <w:t>数据模型说明</w:t>
      </w:r>
    </w:p>
    <w:p>
      <w:pPr>
        <w:pStyle w:val="23"/>
      </w:pPr>
      <w:r>
        <w:t xml:space="preserve">Fox-OMS </w:t>
      </w:r>
      <w:r>
        <w:rPr>
          <w:rFonts w:hint="eastAsia"/>
        </w:rPr>
        <w:t>是一套面向工程服务/系统集成类企业的统一运营数据模型，覆盖</w:t>
      </w:r>
      <w:r>
        <w:t xml:space="preserve"> </w:t>
      </w:r>
      <w:r>
        <w:rPr>
          <w:rFonts w:hint="eastAsia"/>
          <w:b/>
          <w:bCs/>
        </w:rPr>
        <w:t>CRM、投标、合同、项目、HR、知识产权、采购</w:t>
      </w:r>
      <w:r>
        <w:t xml:space="preserve"> </w:t>
      </w:r>
      <w:r>
        <w:rPr>
          <w:rFonts w:hint="eastAsia"/>
        </w:rPr>
        <w:t>八个业务域，共</w:t>
      </w:r>
      <w:r>
        <w:t xml:space="preserve"> 43 </w:t>
      </w:r>
      <w:r>
        <w:rPr>
          <w:rFonts w:hint="eastAsia"/>
        </w:rPr>
        <w:t>张表。</w:t>
      </w:r>
    </w:p>
    <w:p>
      <w:pPr>
        <w:pStyle w:val="3"/>
      </w:pPr>
      <w:r>
        <w:rPr>
          <w:rFonts w:hint="eastAsia"/>
          <w:b/>
          <w:bCs/>
        </w:rPr>
        <w:t>主业务链</w:t>
      </w:r>
      <w:r>
        <w:rPr>
          <w:rFonts w:hint="eastAsia"/>
        </w:rPr>
        <w:t>：</w:t>
      </w:r>
      <w:r>
        <w:rPr>
          <w:rStyle w:val="48"/>
          <w:rFonts w:hint="eastAsia"/>
        </w:rPr>
        <w:t>客户/联系人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商机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预投标登记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正式投标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合同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项目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项目验收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合同回款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一客户域crm"/>
      <w:r>
        <w:rPr>
          <w:rFonts w:hint="eastAsia"/>
        </w:rPr>
        <w:t>一、客户域（CRM）</w:t>
      </w:r>
    </w:p>
    <w:p>
      <w:pPr>
        <w:pStyle w:val="5"/>
      </w:pPr>
      <w:bookmarkStart w:id="2" w:name="customer-----客户主档"/>
      <w:r>
        <w:t xml:space="preserve">customer — </w:t>
      </w:r>
      <w:r>
        <w:rPr>
          <w:rFonts w:hint="eastAsia"/>
        </w:rPr>
        <w:t>客户主档</w:t>
      </w:r>
    </w:p>
    <w:p>
      <w:pPr>
        <w:pStyle w:val="23"/>
      </w:pPr>
      <w:r>
        <w:rPr>
          <w:rFonts w:hint="eastAsia"/>
        </w:rPr>
        <w:t>企业/组织的核心档案，客户、供应商、合作伙伴统一存此表，用</w:t>
      </w:r>
      <w:r>
        <w:t xml:space="preserve"> </w:t>
      </w:r>
      <w:r>
        <w:rPr>
          <w:rStyle w:val="48"/>
        </w:rPr>
        <w:t>type</w:t>
      </w:r>
      <w:r>
        <w:t xml:space="preserve"> </w:t>
      </w:r>
      <w:r>
        <w:rPr>
          <w:rFonts w:hint="eastAsia"/>
        </w:rPr>
        <w:t>字段区分角色（customer</w:t>
      </w:r>
      <w:r>
        <w:t xml:space="preserve"> / supplier / partner </w:t>
      </w:r>
      <w:r>
        <w:rPr>
          <w:rFonts w:hint="eastAsia"/>
        </w:rPr>
        <w:t>等）。支持集团层级，通过</w:t>
      </w:r>
      <w:r>
        <w:t xml:space="preserve"> </w:t>
      </w:r>
      <w:r>
        <w:rPr>
          <w:rStyle w:val="48"/>
        </w:rPr>
        <w:t>parent_customer_id</w:t>
      </w:r>
      <w:r>
        <w:t xml:space="preserve"> </w:t>
      </w:r>
      <w:r>
        <w:rPr>
          <w:rFonts w:hint="eastAsia"/>
        </w:rPr>
        <w:t>自引用上级客户。</w:t>
      </w:r>
    </w:p>
    <w:p>
      <w:pPr>
        <w:pStyle w:val="3"/>
      </w:pPr>
      <w:r>
        <w:rPr>
          <w:rFonts w:hint="eastAsia"/>
        </w:rPr>
        <w:t>关键字段：</w:t>
      </w:r>
      <w:r>
        <w:rPr>
          <w:rStyle w:val="48"/>
        </w:rPr>
        <w:t>name</w:t>
      </w:r>
      <w:r>
        <w:rPr>
          <w:rFonts w:hint="eastAsia"/>
        </w:rPr>
        <w:t>（企业名）、</w:t>
      </w:r>
      <w:r>
        <w:rPr>
          <w:rStyle w:val="48"/>
        </w:rPr>
        <w:t>uscc</w:t>
      </w:r>
      <w:r>
        <w:rPr>
          <w:rFonts w:hint="eastAsia"/>
        </w:rPr>
        <w:t>（统一社会信用代码）、</w:t>
      </w:r>
      <w:r>
        <w:rPr>
          <w:rStyle w:val="48"/>
        </w:rPr>
        <w:t>tier</w:t>
      </w:r>
      <w:r>
        <w:rPr>
          <w:rFonts w:hint="eastAsia"/>
        </w:rPr>
        <w:t>（客户等级：strategic/key/normal/potential）、</w:t>
      </w:r>
      <w:r>
        <w:rPr>
          <w:rStyle w:val="48"/>
        </w:rPr>
        <w:t>industry</w:t>
      </w:r>
      <w:r>
        <w:rPr>
          <w:rFonts w:hint="eastAsia"/>
        </w:rPr>
        <w:t>（行业）、</w:t>
      </w:r>
      <w:r>
        <w:rPr>
          <w:rStyle w:val="48"/>
        </w:rPr>
        <w:t>type</w:t>
      </w:r>
      <w:r>
        <w:rPr>
          <w:rFonts w:hint="eastAsia"/>
        </w:rPr>
        <w:t>（企业角色）、</w:t>
      </w:r>
      <w:r>
        <w:rPr>
          <w:rStyle w:val="48"/>
        </w:rPr>
        <w:t>importance</w:t>
      </w:r>
      <w:r>
        <w:rPr>
          <w:rFonts w:hint="eastAsia"/>
        </w:rPr>
        <w:t>（重要性）、</w:t>
      </w:r>
      <w:r>
        <w:rPr>
          <w:rStyle w:val="48"/>
        </w:rPr>
        <w:t>credit_limit</w:t>
      </w:r>
      <w:r>
        <w:rPr>
          <w:rFonts w:hint="eastAsia"/>
        </w:rPr>
        <w:t>（信用额度）、</w:t>
      </w:r>
      <w:r>
        <w:rPr>
          <w:rStyle w:val="48"/>
        </w:rPr>
        <w:t>settlement_method</w:t>
      </w:r>
      <w:r>
        <w:rPr>
          <w:rFonts w:hint="eastAsia"/>
        </w:rPr>
        <w:t>（结算方式）。</w:t>
      </w:r>
    </w:p>
    <w:bookmarkEnd w:id="2"/>
    <w:p>
      <w:pPr>
        <w:pStyle w:val="5"/>
      </w:pPr>
      <w:bookmarkStart w:id="3" w:name="contact-----联系人"/>
      <w:r>
        <w:t xml:space="preserve">contact — </w:t>
      </w:r>
      <w:r>
        <w:rPr>
          <w:rFonts w:hint="eastAsia"/>
        </w:rPr>
        <w:t>联系人</w:t>
      </w:r>
    </w:p>
    <w:p>
      <w:pPr>
        <w:pStyle w:val="23"/>
      </w:pPr>
      <w:r>
        <w:rPr>
          <w:rFonts w:hint="eastAsia"/>
        </w:rPr>
        <w:t>隶属于某个客户，记录人脉关系网络中的个人。除基本联系方式外，重点记录决策影响力：</w:t>
      </w:r>
      <w:r>
        <w:rPr>
          <w:rStyle w:val="48"/>
        </w:rPr>
        <w:t>decision_role</w:t>
      </w:r>
      <w:r>
        <w:rPr>
          <w:rFonts w:hint="eastAsia"/>
        </w:rPr>
        <w:t>（最终决策/技术/采购/影响者/守门人）、</w:t>
      </w:r>
      <w:r>
        <w:rPr>
          <w:rStyle w:val="48"/>
        </w:rPr>
        <w:t>influence_scope</w:t>
      </w:r>
      <w:r>
        <w:rPr>
          <w:rFonts w:hint="eastAsia"/>
        </w:rPr>
        <w:t>（影响范围）、</w:t>
      </w:r>
      <w:r>
        <w:rPr>
          <w:rStyle w:val="48"/>
        </w:rPr>
        <w:t>relationship_strength</w:t>
      </w:r>
      <w:r>
        <w:rPr>
          <w:rFonts w:hint="eastAsia"/>
        </w:rPr>
        <w:t>（亲密度）、</w:t>
      </w:r>
      <w:r>
        <w:rPr>
          <w:rStyle w:val="48"/>
        </w:rPr>
        <w:t>attitude</w:t>
      </w:r>
      <w:r>
        <w:rPr>
          <w:rFonts w:hint="eastAsia"/>
        </w:rPr>
        <w:t>（合作态度）。还保留最近一次职位变动记录（</w:t>
      </w:r>
      <w:r>
        <w:rPr>
          <w:rStyle w:val="48"/>
        </w:rPr>
        <w:t>prev_position</w:t>
      </w:r>
      <w:r>
        <w:t>/</w:t>
      </w:r>
      <w:r>
        <w:rPr>
          <w:rStyle w:val="48"/>
        </w:rPr>
        <w:t>prev_department</w:t>
      </w:r>
      <w:r>
        <w:t>/</w:t>
      </w:r>
      <w:r>
        <w:rPr>
          <w:rStyle w:val="48"/>
        </w:rPr>
        <w:t>position_changed_date</w:t>
      </w:r>
      <w:r>
        <w:rPr>
          <w:rFonts w:hint="eastAsia"/>
        </w:rPr>
        <w:t>）和荣誉摘要（</w:t>
      </w:r>
      <w:r>
        <w:rPr>
          <w:rStyle w:val="48"/>
        </w:rPr>
        <w:t>honors</w:t>
      </w:r>
      <w:r>
        <w:rPr>
          <w:rFonts w:hint="eastAsia"/>
        </w:rPr>
        <w:t>）。</w:t>
      </w:r>
    </w:p>
    <w:bookmarkEnd w:id="3"/>
    <w:p>
      <w:pPr>
        <w:pStyle w:val="5"/>
      </w:pPr>
      <w:bookmarkStart w:id="4" w:name="contactrelationship-----社会关系"/>
      <w:r>
        <w:t xml:space="preserve">contact_relationship — </w:t>
      </w:r>
      <w:r>
        <w:rPr>
          <w:rFonts w:hint="eastAsia"/>
        </w:rPr>
        <w:t>社会关系</w:t>
      </w:r>
    </w:p>
    <w:p>
      <w:pPr>
        <w:pStyle w:val="23"/>
      </w:pPr>
      <w:r>
        <w:rPr>
          <w:rFonts w:hint="eastAsia"/>
        </w:rPr>
        <w:t>联系人之间的人脉网络，自引用多对多。记录同学、亲属、同事、上下游等关系类型。</w:t>
      </w:r>
    </w:p>
    <w:bookmarkEnd w:id="4"/>
    <w:p>
      <w:pPr>
        <w:pStyle w:val="5"/>
      </w:pPr>
      <w:bookmarkStart w:id="5" w:name="customerdepartment-----客户组织架构"/>
      <w:r>
        <w:t xml:space="preserve">customer_department — </w:t>
      </w:r>
      <w:r>
        <w:rPr>
          <w:rFonts w:hint="eastAsia"/>
        </w:rPr>
        <w:t>客户组织架构</w:t>
      </w:r>
    </w:p>
    <w:p>
      <w:pPr>
        <w:pStyle w:val="23"/>
      </w:pPr>
      <w:r>
        <w:rPr>
          <w:rFonts w:hint="eastAsia"/>
        </w:rPr>
        <w:t>客户公司内部的部门树，</w:t>
      </w:r>
      <w:r>
        <w:rPr>
          <w:rStyle w:val="48"/>
        </w:rPr>
        <w:t>parent_id</w:t>
      </w:r>
      <w:r>
        <w:t xml:space="preserve"> </w:t>
      </w:r>
      <w:r>
        <w:rPr>
          <w:rFonts w:hint="eastAsia"/>
        </w:rPr>
        <w:t>自引用支持多级层级。记录部门类型、负责人、人员规模和职责。</w:t>
      </w:r>
    </w:p>
    <w:bookmarkEnd w:id="5"/>
    <w:p>
      <w:pPr>
        <w:pStyle w:val="5"/>
      </w:pPr>
      <w:bookmarkStart w:id="6" w:name="customerbillinginfo-----开票信息"/>
      <w:r>
        <w:t xml:space="preserve">customer_billing_info — </w:t>
      </w:r>
      <w:r>
        <w:rPr>
          <w:rFonts w:hint="eastAsia"/>
        </w:rPr>
        <w:t>开票信息</w:t>
      </w:r>
    </w:p>
    <w:p>
      <w:pPr>
        <w:pStyle w:val="23"/>
      </w:pPr>
      <w:r>
        <w:rPr>
          <w:rFonts w:hint="eastAsia"/>
        </w:rPr>
        <w:t>客户的增值税开票资料（抬头、税号、银行账号），</w:t>
      </w:r>
      <w:r>
        <w:rPr>
          <w:rStyle w:val="48"/>
        </w:rPr>
        <w:t>is_current</w:t>
      </w:r>
      <w:r>
        <w:t xml:space="preserve"> </w:t>
      </w:r>
      <w:r>
        <w:rPr>
          <w:rFonts w:hint="eastAsia"/>
        </w:rPr>
        <w:t>支持历史版本管理。</w:t>
      </w:r>
    </w:p>
    <w:bookmarkEnd w:id="6"/>
    <w:p>
      <w:pPr>
        <w:pStyle w:val="5"/>
      </w:pPr>
      <w:bookmarkStart w:id="7" w:name="customerpartnership-----合作伙伴专属字段"/>
      <w:r>
        <w:t xml:space="preserve">customer_partnership — </w:t>
      </w:r>
      <w:r>
        <w:rPr>
          <w:rFonts w:hint="eastAsia"/>
        </w:rPr>
        <w:t>合作伙伴专属字段</w:t>
      </w:r>
    </w:p>
    <w:p>
      <w:pPr>
        <w:pStyle w:val="23"/>
      </w:pPr>
      <w:r>
        <w:rPr>
          <w:rFonts w:hint="eastAsia"/>
        </w:rPr>
        <w:t>从</w:t>
      </w:r>
      <w:r>
        <w:t xml:space="preserve"> customer </w:t>
      </w:r>
      <w:r>
        <w:rPr>
          <w:rFonts w:hint="eastAsia"/>
        </w:rPr>
        <w:t>表拆出的合作伙伴属性，避免污染主档。记录合作类型（供应商/渠道/服务商等）、合作等级、是否可陪标等。</w:t>
      </w:r>
    </w:p>
    <w:bookmarkEnd w:id="7"/>
    <w:p>
      <w:pPr>
        <w:pStyle w:val="5"/>
      </w:pPr>
      <w:bookmarkStart w:id="8" w:name="customerchangelog-----变更日志"/>
      <w:r>
        <w:t xml:space="preserve">customer_change_log — </w:t>
      </w:r>
      <w:r>
        <w:rPr>
          <w:rFonts w:hint="eastAsia"/>
        </w:rPr>
        <w:t>变更日志</w:t>
      </w:r>
    </w:p>
    <w:p>
      <w:pPr>
        <w:pStyle w:val="23"/>
      </w:pPr>
      <w:r>
        <w:rPr>
          <w:rFonts w:hint="eastAsia"/>
        </w:rPr>
        <w:t>客户主要字段的变更审计，按字段粒度记录新旧值和变更来源。</w:t>
      </w:r>
    </w:p>
    <w:bookmarkEnd w:id="8"/>
    <w:p>
      <w:pPr>
        <w:pStyle w:val="5"/>
      </w:pPr>
      <w:bookmarkStart w:id="9" w:name="customernamehistory-----企业更名记录"/>
      <w:r>
        <w:t xml:space="preserve">customer_name_history — </w:t>
      </w:r>
      <w:r>
        <w:rPr>
          <w:rFonts w:hint="eastAsia"/>
        </w:rPr>
        <w:t>企业更名记录</w:t>
      </w:r>
    </w:p>
    <w:p>
      <w:pPr>
        <w:pStyle w:val="23"/>
      </w:pPr>
      <w:r>
        <w:rPr>
          <w:rFonts w:hint="eastAsia"/>
        </w:rPr>
        <w:t>企业工商更名历史，含变更文件链接、工商变更状态和合同更名进度。</w:t>
      </w:r>
    </w:p>
    <w:bookmarkEnd w:id="9"/>
    <w:p>
      <w:pPr>
        <w:pStyle w:val="5"/>
      </w:pPr>
      <w:bookmarkStart w:id="10" w:name="rfmscore-----客户价值分析"/>
      <w:r>
        <w:t xml:space="preserve">rfm_score — </w:t>
      </w:r>
      <w:r>
        <w:rPr>
          <w:rFonts w:hint="eastAsia"/>
        </w:rPr>
        <w:t>客户价值分析</w:t>
      </w:r>
    </w:p>
    <w:p>
      <w:pPr>
        <w:pStyle w:val="23"/>
      </w:pPr>
      <w:r>
        <w:rPr>
          <w:rFonts w:hint="eastAsia"/>
        </w:rPr>
        <w:t>客户</w:t>
      </w:r>
      <w:r>
        <w:t xml:space="preserve"> RFM </w:t>
      </w:r>
      <w:r>
        <w:rPr>
          <w:rFonts w:hint="eastAsia"/>
        </w:rPr>
        <w:t>价值快照：R（最近跟进距今天数）、F（跟进频次）、M（累计合同金额），综合评分后分级（高价值/活跃/潜力/流失/普通）。</w:t>
      </w:r>
    </w:p>
    <w:bookmarkEnd w:id="10"/>
    <w:p>
      <w:pPr>
        <w:pStyle w:val="5"/>
      </w:pPr>
      <w:bookmarkStart w:id="11" w:name="bidplatformaccount-----投标平台账号"/>
      <w:r>
        <w:t xml:space="preserve">bid_platform_account — </w:t>
      </w:r>
      <w:r>
        <w:rPr>
          <w:rFonts w:hint="eastAsia"/>
        </w:rPr>
        <w:t>投标平台账号</w:t>
      </w:r>
    </w:p>
    <w:p>
      <w:pPr>
        <w:pStyle w:val="23"/>
      </w:pPr>
      <w:r>
        <w:rPr>
          <w:rFonts w:hint="eastAsia"/>
        </w:rPr>
        <w:t>投标/招标平台账号管理，</w:t>
      </w:r>
      <w:r>
        <w:rPr>
          <w:rStyle w:val="48"/>
        </w:rPr>
        <w:t>owner_type</w:t>
      </w:r>
      <w:r>
        <w:t xml:space="preserve"> </w:t>
      </w:r>
      <w:r>
        <w:rPr>
          <w:rFonts w:hint="eastAsia"/>
        </w:rPr>
        <w:t>区分两类：</w:t>
      </w:r>
      <w:r>
        <w:rPr>
          <w:rStyle w:val="48"/>
        </w:rPr>
        <w:t>customer</w:t>
      </w:r>
      <w:r>
        <w:rPr>
          <w:rFonts w:hint="eastAsia"/>
        </w:rPr>
        <w:t>（代客管理的账号）和</w:t>
      </w:r>
      <w:r>
        <w:t xml:space="preserve"> </w:t>
      </w:r>
      <w:r>
        <w:rPr>
          <w:rStyle w:val="48"/>
        </w:rPr>
        <w:t>issuer</w:t>
      </w:r>
      <w:r>
        <w:rPr>
          <w:rFonts w:hint="eastAsia"/>
        </w:rPr>
        <w:t>（招标方账号）。支持有效期和变更原因管理。</w:t>
      </w:r>
    </w:p>
    <w:bookmarkEnd w:id="11"/>
    <w:p>
      <w:pPr>
        <w:pStyle w:val="5"/>
      </w:pPr>
      <w:bookmarkStart w:id="12" w:name="tendernotice-----招标信息"/>
      <w:r>
        <w:t xml:space="preserve">tender_notice — </w:t>
      </w:r>
      <w:r>
        <w:rPr>
          <w:rFonts w:hint="eastAsia"/>
        </w:rPr>
        <w:t>招标信息</w:t>
      </w:r>
    </w:p>
    <w:p>
      <w:pPr>
        <w:pStyle w:val="23"/>
        <w:rPr>
          <w:ins w:id="0" w:author="slhfox99403" w:date="2026-04-25T18:53:30Z"/>
          <w:rFonts w:hint="eastAsia"/>
        </w:rPr>
      </w:pPr>
      <w:r>
        <w:rPr>
          <w:rFonts w:hint="eastAsia"/>
        </w:rPr>
        <w:t>外部招标公告，是商机识别的上游数据源。记录招标方、预算金额、截止时间和中标结果。</w:t>
      </w:r>
    </w:p>
    <w:p>
      <w:pPr>
        <w:pStyle w:val="3"/>
        <w:rPr>
          <w:ins w:id="1" w:author="slhfox99403" w:date="2026-04-25T18:54:11Z"/>
          <w:rFonts w:hint="eastAsia"/>
          <w:lang w:val="en-US" w:eastAsia="zh-CN"/>
        </w:rPr>
      </w:pPr>
      <w:ins w:id="2" w:author="slhfox99403" w:date="2026-04-25T18:53:31Z">
        <w:r>
          <w:rPr>
            <w:rFonts w:hint="eastAsia"/>
            <w:lang w:val="en-US" w:eastAsia="zh-CN"/>
          </w:rPr>
          <w:t>客户</w:t>
        </w:r>
      </w:ins>
      <w:ins w:id="3" w:author="slhfox99403" w:date="2026-04-25T18:53:32Z">
        <w:r>
          <w:rPr>
            <w:rFonts w:hint="eastAsia"/>
            <w:lang w:val="en-US" w:eastAsia="zh-CN"/>
          </w:rPr>
          <w:t>相关</w:t>
        </w:r>
      </w:ins>
      <w:ins w:id="4" w:author="slhfox99403" w:date="2026-04-25T18:53:34Z">
        <w:r>
          <w:rPr>
            <w:rFonts w:hint="eastAsia"/>
            <w:lang w:val="en-US" w:eastAsia="zh-CN"/>
          </w:rPr>
          <w:t>结算</w:t>
        </w:r>
      </w:ins>
      <w:ins w:id="5" w:author="slhfox99403" w:date="2026-04-25T18:53:36Z">
        <w:r>
          <w:rPr>
            <w:rFonts w:hint="eastAsia"/>
            <w:lang w:val="en-US" w:eastAsia="zh-CN"/>
          </w:rPr>
          <w:t>信息</w:t>
        </w:r>
      </w:ins>
      <w:ins w:id="6" w:author="slhfox99403" w:date="2026-04-25T19:01:30Z">
        <w:r>
          <w:rPr>
            <w:rFonts w:hint="eastAsia"/>
            <w:lang w:val="en-US" w:eastAsia="zh-CN"/>
          </w:rPr>
          <w:t>，</w:t>
        </w:r>
      </w:ins>
      <w:ins w:id="7" w:author="slhfox99403" w:date="2026-04-25T19:01:31Z">
        <w:r>
          <w:rPr>
            <w:rFonts w:hint="eastAsia"/>
            <w:lang w:val="en-US" w:eastAsia="zh-CN"/>
          </w:rPr>
          <w:t>通常</w:t>
        </w:r>
      </w:ins>
      <w:ins w:id="8" w:author="slhfox99403" w:date="2026-04-25T19:01:32Z">
        <w:r>
          <w:rPr>
            <w:rFonts w:hint="eastAsia"/>
            <w:lang w:val="en-US" w:eastAsia="zh-CN"/>
          </w:rPr>
          <w:t>记录</w:t>
        </w:r>
      </w:ins>
      <w:ins w:id="9" w:author="slhfox99403" w:date="2026-04-25T19:01:33Z">
        <w:r>
          <w:rPr>
            <w:rFonts w:hint="eastAsia"/>
            <w:lang w:val="en-US" w:eastAsia="zh-CN"/>
          </w:rPr>
          <w:t>劳务</w:t>
        </w:r>
      </w:ins>
      <w:ins w:id="10" w:author="slhfox99403" w:date="2026-04-25T19:01:36Z">
        <w:r>
          <w:rPr>
            <w:rFonts w:hint="eastAsia"/>
            <w:lang w:val="en-US" w:eastAsia="zh-CN"/>
          </w:rPr>
          <w:t>合同的</w:t>
        </w:r>
      </w:ins>
      <w:ins w:id="11" w:author="slhfox99403" w:date="2026-04-25T19:01:38Z">
        <w:r>
          <w:rPr>
            <w:rFonts w:hint="eastAsia"/>
            <w:lang w:val="en-US" w:eastAsia="zh-CN"/>
          </w:rPr>
          <w:t>结算规则</w:t>
        </w:r>
      </w:ins>
      <w:ins w:id="12" w:author="slhfox99403" w:date="2026-04-25T19:01:39Z">
        <w:r>
          <w:rPr>
            <w:rFonts w:hint="eastAsia"/>
            <w:lang w:val="en-US" w:eastAsia="zh-CN"/>
          </w:rPr>
          <w:t>，</w:t>
        </w:r>
      </w:ins>
      <w:ins w:id="13" w:author="slhfox99403" w:date="2026-04-25T18:53:38Z">
        <w:bookmarkStart w:id="62" w:name="_GoBack"/>
        <w:bookmarkEnd w:id="62"/>
        <w:r>
          <w:rPr>
            <w:rFonts w:hint="eastAsia"/>
            <w:lang w:val="en-US" w:eastAsia="zh-CN"/>
          </w:rPr>
          <w:t>如</w:t>
        </w:r>
      </w:ins>
      <w:ins w:id="14" w:author="slhfox99403" w:date="2026-04-25T18:53:39Z">
        <w:r>
          <w:rPr>
            <w:rFonts w:hint="eastAsia"/>
            <w:lang w:val="en-US" w:eastAsia="zh-CN"/>
          </w:rPr>
          <w:t>某一</w:t>
        </w:r>
      </w:ins>
      <w:ins w:id="15" w:author="slhfox99403" w:date="2026-04-25T18:53:40Z">
        <w:r>
          <w:rPr>
            <w:rFonts w:hint="eastAsia"/>
            <w:lang w:val="en-US" w:eastAsia="zh-CN"/>
          </w:rPr>
          <w:t>年度</w:t>
        </w:r>
      </w:ins>
      <w:ins w:id="16" w:author="slhfox99403" w:date="2026-04-25T18:53:42Z">
        <w:r>
          <w:rPr>
            <w:rFonts w:hint="eastAsia"/>
            <w:lang w:val="en-US" w:eastAsia="zh-CN"/>
          </w:rPr>
          <w:t>发</w:t>
        </w:r>
      </w:ins>
      <w:ins w:id="17" w:author="slhfox99403" w:date="2026-04-25T18:53:43Z">
        <w:r>
          <w:rPr>
            <w:rFonts w:hint="eastAsia"/>
            <w:lang w:val="en-US" w:eastAsia="zh-CN"/>
          </w:rPr>
          <w:t>布的</w:t>
        </w:r>
      </w:ins>
      <w:ins w:id="18" w:author="slhfox99403" w:date="2026-04-25T18:53:44Z">
        <w:r>
          <w:rPr>
            <w:rFonts w:hint="eastAsia"/>
            <w:lang w:val="en-US" w:eastAsia="zh-CN"/>
          </w:rPr>
          <w:t>劳务</w:t>
        </w:r>
      </w:ins>
      <w:ins w:id="19" w:author="slhfox99403" w:date="2026-04-25T18:53:46Z">
        <w:r>
          <w:rPr>
            <w:rFonts w:hint="eastAsia"/>
            <w:lang w:val="en-US" w:eastAsia="zh-CN"/>
          </w:rPr>
          <w:t>框架</w:t>
        </w:r>
      </w:ins>
      <w:ins w:id="20" w:author="slhfox99403" w:date="2026-04-25T18:53:48Z">
        <w:r>
          <w:rPr>
            <w:rFonts w:hint="eastAsia"/>
            <w:lang w:val="en-US" w:eastAsia="zh-CN"/>
          </w:rPr>
          <w:t>：</w:t>
        </w:r>
      </w:ins>
    </w:p>
    <w:p>
      <w:pPr>
        <w:pStyle w:val="3"/>
        <w:rPr>
          <w:ins w:id="21" w:author="slhfox99403" w:date="2026-04-25T18:56:29Z"/>
          <w:rFonts w:hint="eastAsia"/>
          <w:lang w:val="en-US" w:eastAsia="zh-CN"/>
        </w:rPr>
      </w:pPr>
      <w:ins w:id="22" w:author="slhfox99403" w:date="2026-04-25T18:54:21Z">
        <w:r>
          <w:rPr>
            <w:rFonts w:hint="eastAsia"/>
            <w:lang w:val="en-US" w:eastAsia="zh-CN"/>
          </w:rPr>
          <w:t>客户</w:t>
        </w:r>
      </w:ins>
      <w:ins w:id="23" w:author="slhfox99403" w:date="2026-04-25T18:56:27Z">
        <w:r>
          <w:rPr>
            <w:rFonts w:hint="eastAsia"/>
            <w:lang w:val="en-US" w:eastAsia="zh-CN"/>
          </w:rPr>
          <w:t>1</w:t>
        </w:r>
      </w:ins>
      <w:ins w:id="24" w:author="slhfox99403" w:date="2026-04-25T18:54:21Z">
        <w:r>
          <w:rPr>
            <w:rFonts w:hint="eastAsia"/>
            <w:lang w:val="en-US" w:eastAsia="zh-CN"/>
          </w:rPr>
          <w:t>、</w:t>
        </w:r>
      </w:ins>
      <w:ins w:id="25" w:author="slhfox99403" w:date="2026-04-25T18:54:22Z">
        <w:r>
          <w:rPr>
            <w:rFonts w:hint="eastAsia"/>
            <w:lang w:val="en-US" w:eastAsia="zh-CN"/>
          </w:rPr>
          <w:t>年度</w:t>
        </w:r>
      </w:ins>
      <w:ins w:id="26" w:author="slhfox99403" w:date="2026-04-25T18:54:25Z">
        <w:r>
          <w:rPr>
            <w:rFonts w:hint="eastAsia"/>
            <w:lang w:val="en-US" w:eastAsia="zh-CN"/>
          </w:rPr>
          <w:t>、</w:t>
        </w:r>
      </w:ins>
      <w:ins w:id="27" w:author="slhfox99403" w:date="2026-04-25T18:59:03Z">
        <w:r>
          <w:rPr>
            <w:rFonts w:hint="eastAsia"/>
            <w:lang w:val="en-US" w:eastAsia="zh-CN"/>
          </w:rPr>
          <w:t>框架</w:t>
        </w:r>
      </w:ins>
      <w:ins w:id="28" w:author="slhfox99403" w:date="2026-04-25T18:54:41Z">
        <w:r>
          <w:rPr>
            <w:rFonts w:hint="eastAsia"/>
            <w:lang w:val="en-US" w:eastAsia="zh-CN"/>
          </w:rPr>
          <w:t>名称</w:t>
        </w:r>
      </w:ins>
      <w:ins w:id="29" w:author="slhfox99403" w:date="2026-04-25T18:54:43Z">
        <w:r>
          <w:rPr>
            <w:rFonts w:hint="eastAsia"/>
            <w:lang w:val="en-US" w:eastAsia="zh-CN"/>
          </w:rPr>
          <w:t>、</w:t>
        </w:r>
      </w:ins>
      <w:ins w:id="30" w:author="slhfox99403" w:date="2026-04-25T18:54:44Z">
        <w:r>
          <w:rPr>
            <w:rFonts w:hint="eastAsia"/>
            <w:lang w:val="en-US" w:eastAsia="zh-CN"/>
          </w:rPr>
          <w:t>人员</w:t>
        </w:r>
      </w:ins>
      <w:ins w:id="31" w:author="slhfox99403" w:date="2026-04-25T18:54:46Z">
        <w:r>
          <w:rPr>
            <w:rFonts w:hint="eastAsia"/>
            <w:lang w:val="en-US" w:eastAsia="zh-CN"/>
          </w:rPr>
          <w:t>类别</w:t>
        </w:r>
      </w:ins>
      <w:ins w:id="32" w:author="slhfox99403" w:date="2026-04-25T18:54:47Z">
        <w:r>
          <w:rPr>
            <w:rFonts w:hint="eastAsia"/>
            <w:lang w:val="en-US" w:eastAsia="zh-CN"/>
          </w:rPr>
          <w:t>（</w:t>
        </w:r>
      </w:ins>
      <w:ins w:id="33" w:author="slhfox99403" w:date="2026-04-25T18:54:48Z">
        <w:r>
          <w:rPr>
            <w:rFonts w:hint="eastAsia"/>
            <w:lang w:val="en-US" w:eastAsia="zh-CN"/>
          </w:rPr>
          <w:t>软件</w:t>
        </w:r>
      </w:ins>
      <w:ins w:id="34" w:author="slhfox99403" w:date="2026-04-25T18:54:49Z">
        <w:r>
          <w:rPr>
            <w:rFonts w:hint="eastAsia"/>
            <w:lang w:val="en-US" w:eastAsia="zh-CN"/>
          </w:rPr>
          <w:t>开发</w:t>
        </w:r>
      </w:ins>
      <w:ins w:id="35" w:author="slhfox99403" w:date="2026-04-25T18:54:50Z">
        <w:r>
          <w:rPr>
            <w:rFonts w:hint="eastAsia"/>
            <w:lang w:val="en-US" w:eastAsia="zh-CN"/>
          </w:rPr>
          <w:t>、</w:t>
        </w:r>
      </w:ins>
      <w:ins w:id="36" w:author="slhfox99403" w:date="2026-04-25T18:54:52Z">
        <w:r>
          <w:rPr>
            <w:rFonts w:hint="eastAsia"/>
            <w:lang w:val="en-US" w:eastAsia="zh-CN"/>
          </w:rPr>
          <w:t>云</w:t>
        </w:r>
      </w:ins>
      <w:ins w:id="37" w:author="slhfox99403" w:date="2026-04-25T18:54:53Z">
        <w:r>
          <w:rPr>
            <w:rFonts w:hint="eastAsia"/>
            <w:lang w:val="en-US" w:eastAsia="zh-CN"/>
          </w:rPr>
          <w:t>计算</w:t>
        </w:r>
      </w:ins>
      <w:ins w:id="38" w:author="slhfox99403" w:date="2026-04-25T18:54:54Z">
        <w:r>
          <w:rPr>
            <w:rFonts w:hint="eastAsia"/>
            <w:lang w:val="en-US" w:eastAsia="zh-CN"/>
          </w:rPr>
          <w:t>开</w:t>
        </w:r>
      </w:ins>
      <w:ins w:id="39" w:author="slhfox99403" w:date="2026-04-25T18:54:55Z">
        <w:r>
          <w:rPr>
            <w:rFonts w:hint="eastAsia"/>
            <w:lang w:val="en-US" w:eastAsia="zh-CN"/>
          </w:rPr>
          <w:t>发</w:t>
        </w:r>
      </w:ins>
      <w:ins w:id="40" w:author="slhfox99403" w:date="2026-04-25T18:54:56Z">
        <w:r>
          <w:rPr>
            <w:rFonts w:hint="eastAsia"/>
            <w:lang w:val="en-US" w:eastAsia="zh-CN"/>
          </w:rPr>
          <w:t>、</w:t>
        </w:r>
      </w:ins>
      <w:ins w:id="41" w:author="slhfox99403" w:date="2026-04-25T18:54:57Z">
        <w:r>
          <w:rPr>
            <w:rFonts w:hint="eastAsia"/>
            <w:lang w:val="en-US" w:eastAsia="zh-CN"/>
          </w:rPr>
          <w:t>软件</w:t>
        </w:r>
      </w:ins>
      <w:ins w:id="42" w:author="slhfox99403" w:date="2026-04-25T18:54:58Z">
        <w:r>
          <w:rPr>
            <w:rFonts w:hint="eastAsia"/>
            <w:lang w:val="en-US" w:eastAsia="zh-CN"/>
          </w:rPr>
          <w:t>实施</w:t>
        </w:r>
      </w:ins>
      <w:ins w:id="43" w:author="slhfox99403" w:date="2026-04-25T18:54:59Z">
        <w:r>
          <w:rPr>
            <w:rFonts w:hint="eastAsia"/>
            <w:lang w:val="en-US" w:eastAsia="zh-CN"/>
          </w:rPr>
          <w:t>、</w:t>
        </w:r>
      </w:ins>
      <w:ins w:id="44" w:author="slhfox99403" w:date="2026-04-25T18:55:01Z">
        <w:r>
          <w:rPr>
            <w:rFonts w:hint="eastAsia"/>
            <w:lang w:val="en-US" w:eastAsia="zh-CN"/>
          </w:rPr>
          <w:t>视觉</w:t>
        </w:r>
      </w:ins>
      <w:ins w:id="45" w:author="slhfox99403" w:date="2026-04-25T18:55:02Z">
        <w:r>
          <w:rPr>
            <w:rFonts w:hint="eastAsia"/>
            <w:lang w:val="en-US" w:eastAsia="zh-CN"/>
          </w:rPr>
          <w:t>设计、</w:t>
        </w:r>
      </w:ins>
      <w:ins w:id="46" w:author="slhfox99403" w:date="2026-04-25T18:55:03Z">
        <w:r>
          <w:rPr>
            <w:rFonts w:hint="eastAsia"/>
            <w:lang w:val="en-US" w:eastAsia="zh-CN"/>
          </w:rPr>
          <w:t>可</w:t>
        </w:r>
      </w:ins>
      <w:ins w:id="47" w:author="slhfox99403" w:date="2026-04-25T18:55:04Z">
        <w:r>
          <w:rPr>
            <w:rFonts w:hint="eastAsia"/>
            <w:lang w:val="en-US" w:eastAsia="zh-CN"/>
          </w:rPr>
          <w:t>视</w:t>
        </w:r>
      </w:ins>
      <w:ins w:id="48" w:author="slhfox99403" w:date="2026-04-25T18:55:05Z">
        <w:r>
          <w:rPr>
            <w:rFonts w:hint="eastAsia"/>
            <w:lang w:val="en-US" w:eastAsia="zh-CN"/>
          </w:rPr>
          <w:t>化开</w:t>
        </w:r>
      </w:ins>
      <w:ins w:id="49" w:author="slhfox99403" w:date="2026-04-25T18:55:06Z">
        <w:r>
          <w:rPr>
            <w:rFonts w:hint="eastAsia"/>
            <w:lang w:val="en-US" w:eastAsia="zh-CN"/>
          </w:rPr>
          <w:t>发、</w:t>
        </w:r>
      </w:ins>
      <w:ins w:id="50" w:author="slhfox99403" w:date="2026-04-25T18:55:07Z">
        <w:r>
          <w:rPr>
            <w:rFonts w:hint="eastAsia"/>
            <w:lang w:val="en-US" w:eastAsia="zh-CN"/>
          </w:rPr>
          <w:t>应用</w:t>
        </w:r>
      </w:ins>
      <w:ins w:id="51" w:author="slhfox99403" w:date="2026-04-25T18:55:08Z">
        <w:r>
          <w:rPr>
            <w:rFonts w:hint="eastAsia"/>
            <w:lang w:val="en-US" w:eastAsia="zh-CN"/>
          </w:rPr>
          <w:t>运维</w:t>
        </w:r>
      </w:ins>
      <w:ins w:id="52" w:author="slhfox99403" w:date="2026-04-25T18:55:09Z">
        <w:r>
          <w:rPr>
            <w:rFonts w:hint="eastAsia"/>
            <w:lang w:val="en-US" w:eastAsia="zh-CN"/>
          </w:rPr>
          <w:t>、</w:t>
        </w:r>
      </w:ins>
      <w:ins w:id="53" w:author="slhfox99403" w:date="2026-04-25T18:55:10Z">
        <w:r>
          <w:rPr>
            <w:rFonts w:hint="eastAsia"/>
            <w:lang w:val="en-US" w:eastAsia="zh-CN"/>
          </w:rPr>
          <w:t>系统</w:t>
        </w:r>
      </w:ins>
      <w:ins w:id="54" w:author="slhfox99403" w:date="2026-04-25T18:55:12Z">
        <w:r>
          <w:rPr>
            <w:rFonts w:hint="eastAsia"/>
            <w:lang w:val="en-US" w:eastAsia="zh-CN"/>
          </w:rPr>
          <w:t>运维</w:t>
        </w:r>
      </w:ins>
      <w:ins w:id="55" w:author="slhfox99403" w:date="2026-04-25T18:55:13Z">
        <w:r>
          <w:rPr>
            <w:rFonts w:hint="eastAsia"/>
            <w:lang w:val="en-US" w:eastAsia="zh-CN"/>
          </w:rPr>
          <w:t>、</w:t>
        </w:r>
      </w:ins>
      <w:ins w:id="56" w:author="slhfox99403" w:date="2026-04-25T18:55:14Z">
        <w:r>
          <w:rPr>
            <w:rFonts w:hint="eastAsia"/>
            <w:lang w:val="en-US" w:eastAsia="zh-CN"/>
          </w:rPr>
          <w:t>系统</w:t>
        </w:r>
      </w:ins>
      <w:ins w:id="57" w:author="slhfox99403" w:date="2026-04-25T18:55:15Z">
        <w:r>
          <w:rPr>
            <w:rFonts w:hint="eastAsia"/>
            <w:lang w:val="en-US" w:eastAsia="zh-CN"/>
          </w:rPr>
          <w:t>集</w:t>
        </w:r>
      </w:ins>
      <w:ins w:id="58" w:author="slhfox99403" w:date="2026-04-25T18:55:16Z">
        <w:r>
          <w:rPr>
            <w:rFonts w:hint="eastAsia"/>
            <w:lang w:val="en-US" w:eastAsia="zh-CN"/>
          </w:rPr>
          <w:t>成、</w:t>
        </w:r>
      </w:ins>
      <w:ins w:id="59" w:author="slhfox99403" w:date="2026-04-25T18:55:17Z">
        <w:r>
          <w:rPr>
            <w:rFonts w:hint="eastAsia"/>
            <w:lang w:val="en-US" w:eastAsia="zh-CN"/>
          </w:rPr>
          <w:t>专项</w:t>
        </w:r>
      </w:ins>
      <w:ins w:id="60" w:author="slhfox99403" w:date="2026-04-25T18:55:18Z">
        <w:r>
          <w:rPr>
            <w:rFonts w:hint="eastAsia"/>
            <w:lang w:val="en-US" w:eastAsia="zh-CN"/>
          </w:rPr>
          <w:t>人</w:t>
        </w:r>
      </w:ins>
      <w:ins w:id="61" w:author="slhfox99403" w:date="2026-04-25T18:55:19Z">
        <w:r>
          <w:rPr>
            <w:rFonts w:hint="eastAsia"/>
            <w:lang w:val="en-US" w:eastAsia="zh-CN"/>
          </w:rPr>
          <w:t>才1</w:t>
        </w:r>
      </w:ins>
      <w:ins w:id="62" w:author="slhfox99403" w:date="2026-04-25T18:55:20Z">
        <w:r>
          <w:rPr>
            <w:rFonts w:hint="eastAsia"/>
            <w:lang w:val="en-US" w:eastAsia="zh-CN"/>
          </w:rPr>
          <w:t>、</w:t>
        </w:r>
      </w:ins>
      <w:ins w:id="63" w:author="slhfox99403" w:date="2026-04-25T18:55:21Z">
        <w:r>
          <w:rPr>
            <w:rFonts w:hint="eastAsia"/>
            <w:lang w:val="en-US" w:eastAsia="zh-CN"/>
          </w:rPr>
          <w:t>专项</w:t>
        </w:r>
      </w:ins>
      <w:ins w:id="64" w:author="slhfox99403" w:date="2026-04-25T18:55:22Z">
        <w:r>
          <w:rPr>
            <w:rFonts w:hint="eastAsia"/>
            <w:lang w:val="en-US" w:eastAsia="zh-CN"/>
          </w:rPr>
          <w:t>人才</w:t>
        </w:r>
      </w:ins>
      <w:ins w:id="65" w:author="slhfox99403" w:date="2026-04-25T18:55:23Z">
        <w:r>
          <w:rPr>
            <w:rFonts w:hint="eastAsia"/>
            <w:lang w:val="en-US" w:eastAsia="zh-CN"/>
          </w:rPr>
          <w:t>2、</w:t>
        </w:r>
      </w:ins>
      <w:ins w:id="66" w:author="slhfox99403" w:date="2026-04-25T18:55:24Z">
        <w:r>
          <w:rPr>
            <w:rFonts w:hint="eastAsia"/>
            <w:lang w:val="en-US" w:eastAsia="zh-CN"/>
          </w:rPr>
          <w:t>专</w:t>
        </w:r>
      </w:ins>
      <w:ins w:id="67" w:author="slhfox99403" w:date="2026-04-25T18:55:25Z">
        <w:r>
          <w:rPr>
            <w:rFonts w:hint="eastAsia"/>
            <w:lang w:val="en-US" w:eastAsia="zh-CN"/>
          </w:rPr>
          <w:t>项人才</w:t>
        </w:r>
      </w:ins>
      <w:ins w:id="68" w:author="slhfox99403" w:date="2026-04-25T18:55:26Z">
        <w:r>
          <w:rPr>
            <w:rFonts w:hint="eastAsia"/>
            <w:lang w:val="en-US" w:eastAsia="zh-CN"/>
          </w:rPr>
          <w:t>3</w:t>
        </w:r>
      </w:ins>
      <w:ins w:id="69" w:author="slhfox99403" w:date="2026-04-25T18:55:27Z">
        <w:r>
          <w:rPr>
            <w:rFonts w:hint="eastAsia"/>
            <w:lang w:val="en-US" w:eastAsia="zh-CN"/>
          </w:rPr>
          <w:t>）</w:t>
        </w:r>
      </w:ins>
      <w:ins w:id="70" w:author="slhfox99403" w:date="2026-04-25T18:55:30Z">
        <w:r>
          <w:rPr>
            <w:rFonts w:hint="eastAsia"/>
            <w:lang w:val="en-US" w:eastAsia="zh-CN"/>
          </w:rPr>
          <w:t>、</w:t>
        </w:r>
      </w:ins>
      <w:ins w:id="71" w:author="slhfox99403" w:date="2026-04-25T18:55:31Z">
        <w:r>
          <w:rPr>
            <w:rFonts w:hint="eastAsia"/>
            <w:lang w:val="en-US" w:eastAsia="zh-CN"/>
          </w:rPr>
          <w:t>所有</w:t>
        </w:r>
      </w:ins>
      <w:ins w:id="72" w:author="slhfox99403" w:date="2026-04-25T18:55:32Z">
        <w:r>
          <w:rPr>
            <w:rFonts w:hint="eastAsia"/>
            <w:lang w:val="en-US" w:eastAsia="zh-CN"/>
          </w:rPr>
          <w:t>人员</w:t>
        </w:r>
      </w:ins>
      <w:ins w:id="73" w:author="slhfox99403" w:date="2026-04-25T18:55:39Z">
        <w:r>
          <w:rPr>
            <w:rFonts w:hint="eastAsia"/>
            <w:lang w:val="en-US" w:eastAsia="zh-CN"/>
          </w:rPr>
          <w:t>类</w:t>
        </w:r>
      </w:ins>
      <w:ins w:id="74" w:author="slhfox99403" w:date="2026-04-25T18:55:40Z">
        <w:r>
          <w:rPr>
            <w:rFonts w:hint="eastAsia"/>
            <w:lang w:val="en-US" w:eastAsia="zh-CN"/>
          </w:rPr>
          <w:t>别的</w:t>
        </w:r>
      </w:ins>
      <w:ins w:id="75" w:author="slhfox99403" w:date="2026-04-25T18:55:41Z">
        <w:r>
          <w:rPr>
            <w:rFonts w:hint="eastAsia"/>
            <w:lang w:val="en-US" w:eastAsia="zh-CN"/>
          </w:rPr>
          <w:t>级别</w:t>
        </w:r>
      </w:ins>
      <w:ins w:id="76" w:author="slhfox99403" w:date="2026-04-25T18:55:42Z">
        <w:r>
          <w:rPr>
            <w:rFonts w:hint="eastAsia"/>
            <w:lang w:val="en-US" w:eastAsia="zh-CN"/>
          </w:rPr>
          <w:t>分为</w:t>
        </w:r>
      </w:ins>
      <w:ins w:id="77" w:author="slhfox99403" w:date="2026-04-25T18:55:44Z">
        <w:r>
          <w:rPr>
            <w:rFonts w:hint="eastAsia"/>
            <w:lang w:val="en-US" w:eastAsia="zh-CN"/>
          </w:rPr>
          <w:t>初级、</w:t>
        </w:r>
      </w:ins>
      <w:ins w:id="78" w:author="slhfox99403" w:date="2026-04-25T18:55:45Z">
        <w:r>
          <w:rPr>
            <w:rFonts w:hint="eastAsia"/>
            <w:lang w:val="en-US" w:eastAsia="zh-CN"/>
          </w:rPr>
          <w:t>中级</w:t>
        </w:r>
      </w:ins>
      <w:ins w:id="79" w:author="slhfox99403" w:date="2026-04-25T18:55:46Z">
        <w:r>
          <w:rPr>
            <w:rFonts w:hint="eastAsia"/>
            <w:lang w:val="en-US" w:eastAsia="zh-CN"/>
          </w:rPr>
          <w:t>、</w:t>
        </w:r>
      </w:ins>
      <w:ins w:id="80" w:author="slhfox99403" w:date="2026-04-25T18:55:47Z">
        <w:r>
          <w:rPr>
            <w:rFonts w:hint="eastAsia"/>
            <w:lang w:val="en-US" w:eastAsia="zh-CN"/>
          </w:rPr>
          <w:t>高</w:t>
        </w:r>
      </w:ins>
      <w:ins w:id="81" w:author="slhfox99403" w:date="2026-04-25T18:55:48Z">
        <w:r>
          <w:rPr>
            <w:rFonts w:hint="eastAsia"/>
            <w:lang w:val="en-US" w:eastAsia="zh-CN"/>
          </w:rPr>
          <w:t>级、</w:t>
        </w:r>
      </w:ins>
      <w:ins w:id="82" w:author="slhfox99403" w:date="2026-04-25T18:55:50Z">
        <w:r>
          <w:rPr>
            <w:rFonts w:hint="eastAsia"/>
            <w:lang w:val="en-US" w:eastAsia="zh-CN"/>
          </w:rPr>
          <w:t>单位（</w:t>
        </w:r>
      </w:ins>
      <w:ins w:id="83" w:author="slhfox99403" w:date="2026-04-25T18:55:52Z">
        <w:r>
          <w:rPr>
            <w:rFonts w:hint="eastAsia"/>
            <w:lang w:val="en-US" w:eastAsia="zh-CN"/>
          </w:rPr>
          <w:t>标准人</w:t>
        </w:r>
      </w:ins>
      <w:ins w:id="84" w:author="slhfox99403" w:date="2026-04-25T18:55:53Z">
        <w:r>
          <w:rPr>
            <w:rFonts w:hint="eastAsia"/>
            <w:lang w:val="en-US" w:eastAsia="zh-CN"/>
          </w:rPr>
          <w:t>日</w:t>
        </w:r>
      </w:ins>
      <w:ins w:id="85" w:author="slhfox99403" w:date="2026-04-25T18:55:54Z">
        <w:r>
          <w:rPr>
            <w:rFonts w:hint="eastAsia"/>
            <w:lang w:val="en-US" w:eastAsia="zh-CN"/>
          </w:rPr>
          <w:t>）、</w:t>
        </w:r>
      </w:ins>
      <w:ins w:id="86" w:author="slhfox99403" w:date="2026-04-25T18:55:56Z">
        <w:r>
          <w:rPr>
            <w:rFonts w:hint="eastAsia"/>
            <w:lang w:val="en-US" w:eastAsia="zh-CN"/>
          </w:rPr>
          <w:t>基准</w:t>
        </w:r>
      </w:ins>
      <w:ins w:id="87" w:author="slhfox99403" w:date="2026-04-25T18:55:58Z">
        <w:r>
          <w:rPr>
            <w:rFonts w:hint="eastAsia"/>
            <w:lang w:val="en-US" w:eastAsia="zh-CN"/>
          </w:rPr>
          <w:t>单</w:t>
        </w:r>
      </w:ins>
      <w:ins w:id="88" w:author="slhfox99403" w:date="2026-04-25T18:55:59Z">
        <w:r>
          <w:rPr>
            <w:rFonts w:hint="eastAsia"/>
            <w:lang w:val="en-US" w:eastAsia="zh-CN"/>
          </w:rPr>
          <w:t>价（</w:t>
        </w:r>
      </w:ins>
      <w:ins w:id="89" w:author="slhfox99403" w:date="2026-04-25T18:56:00Z">
        <w:r>
          <w:rPr>
            <w:rFonts w:hint="eastAsia"/>
            <w:lang w:val="en-US" w:eastAsia="zh-CN"/>
          </w:rPr>
          <w:t>元）</w:t>
        </w:r>
      </w:ins>
      <w:ins w:id="90" w:author="slhfox99403" w:date="2026-04-25T18:56:03Z">
        <w:r>
          <w:rPr>
            <w:rFonts w:hint="eastAsia"/>
            <w:lang w:val="en-US" w:eastAsia="zh-CN"/>
          </w:rPr>
          <w:t>、</w:t>
        </w:r>
      </w:ins>
      <w:ins w:id="91" w:author="slhfox99403" w:date="2026-04-25T18:56:05Z">
        <w:r>
          <w:rPr>
            <w:rFonts w:hint="eastAsia"/>
            <w:lang w:val="en-US" w:eastAsia="zh-CN"/>
          </w:rPr>
          <w:t>公司</w:t>
        </w:r>
      </w:ins>
      <w:ins w:id="92" w:author="slhfox99403" w:date="2026-04-25T18:56:06Z">
        <w:r>
          <w:rPr>
            <w:rFonts w:hint="eastAsia"/>
            <w:lang w:val="en-US" w:eastAsia="zh-CN"/>
          </w:rPr>
          <w:t>中</w:t>
        </w:r>
      </w:ins>
      <w:ins w:id="93" w:author="slhfox99403" w:date="2026-04-25T18:56:07Z">
        <w:r>
          <w:rPr>
            <w:rFonts w:hint="eastAsia"/>
            <w:lang w:val="en-US" w:eastAsia="zh-CN"/>
          </w:rPr>
          <w:t>标</w:t>
        </w:r>
      </w:ins>
      <w:ins w:id="94" w:author="slhfox99403" w:date="2026-04-25T18:56:08Z">
        <w:r>
          <w:rPr>
            <w:rFonts w:hint="eastAsia"/>
            <w:lang w:val="en-US" w:eastAsia="zh-CN"/>
          </w:rPr>
          <w:t>折扣</w:t>
        </w:r>
      </w:ins>
      <w:ins w:id="95" w:author="slhfox99403" w:date="2026-04-25T18:56:10Z">
        <w:r>
          <w:rPr>
            <w:rFonts w:hint="eastAsia"/>
            <w:lang w:val="en-US" w:eastAsia="zh-CN"/>
          </w:rPr>
          <w:t>比例、</w:t>
        </w:r>
      </w:ins>
      <w:ins w:id="96" w:author="slhfox99403" w:date="2026-04-25T18:56:14Z">
        <w:r>
          <w:rPr>
            <w:rFonts w:hint="eastAsia"/>
            <w:lang w:val="en-US" w:eastAsia="zh-CN"/>
          </w:rPr>
          <w:t>折</w:t>
        </w:r>
      </w:ins>
      <w:ins w:id="97" w:author="slhfox99403" w:date="2026-04-25T18:56:15Z">
        <w:r>
          <w:rPr>
            <w:rFonts w:hint="eastAsia"/>
            <w:lang w:val="en-US" w:eastAsia="zh-CN"/>
          </w:rPr>
          <w:t>后</w:t>
        </w:r>
      </w:ins>
      <w:ins w:id="98" w:author="slhfox99403" w:date="2026-04-25T18:56:16Z">
        <w:r>
          <w:rPr>
            <w:rFonts w:hint="eastAsia"/>
            <w:lang w:val="en-US" w:eastAsia="zh-CN"/>
          </w:rPr>
          <w:t>单</w:t>
        </w:r>
      </w:ins>
      <w:ins w:id="99" w:author="slhfox99403" w:date="2026-04-25T18:56:18Z">
        <w:r>
          <w:rPr>
            <w:rFonts w:hint="eastAsia"/>
            <w:lang w:val="en-US" w:eastAsia="zh-CN"/>
          </w:rPr>
          <w:t>价</w:t>
        </w:r>
      </w:ins>
      <w:ins w:id="100" w:author="slhfox99403" w:date="2026-04-25T18:56:20Z">
        <w:r>
          <w:rPr>
            <w:rFonts w:hint="eastAsia"/>
            <w:lang w:val="en-US" w:eastAsia="zh-CN"/>
          </w:rPr>
          <w:t>（</w:t>
        </w:r>
      </w:ins>
      <w:ins w:id="101" w:author="slhfox99403" w:date="2026-04-25T18:56:21Z">
        <w:r>
          <w:rPr>
            <w:rFonts w:hint="eastAsia"/>
            <w:lang w:val="en-US" w:eastAsia="zh-CN"/>
          </w:rPr>
          <w:t>元）</w:t>
        </w:r>
      </w:ins>
    </w:p>
    <w:p>
      <w:pPr>
        <w:pStyle w:val="3"/>
        <w:rPr>
          <w:rFonts w:hint="default"/>
          <w:lang w:val="en-US" w:eastAsia="zh-CN"/>
        </w:rPr>
      </w:pPr>
      <w:ins w:id="102" w:author="slhfox99403" w:date="2026-04-25T18:56:31Z">
        <w:r>
          <w:rPr>
            <w:rFonts w:hint="eastAsia"/>
            <w:lang w:val="en-US" w:eastAsia="zh-CN"/>
          </w:rPr>
          <w:t>客户</w:t>
        </w:r>
      </w:ins>
      <w:ins w:id="103" w:author="slhfox99403" w:date="2026-04-25T18:56:32Z">
        <w:r>
          <w:rPr>
            <w:rFonts w:hint="eastAsia"/>
            <w:lang w:val="en-US" w:eastAsia="zh-CN"/>
          </w:rPr>
          <w:t>2</w:t>
        </w:r>
      </w:ins>
      <w:ins w:id="104" w:author="slhfox99403" w:date="2026-04-25T18:56:34Z">
        <w:r>
          <w:rPr>
            <w:rFonts w:hint="eastAsia"/>
            <w:lang w:val="en-US" w:eastAsia="zh-CN"/>
          </w:rPr>
          <w:t>、</w:t>
        </w:r>
      </w:ins>
      <w:ins w:id="105" w:author="slhfox99403" w:date="2026-04-25T18:56:35Z">
        <w:r>
          <w:rPr>
            <w:rFonts w:hint="eastAsia"/>
            <w:lang w:val="en-US" w:eastAsia="zh-CN"/>
          </w:rPr>
          <w:t>年</w:t>
        </w:r>
      </w:ins>
      <w:ins w:id="106" w:author="slhfox99403" w:date="2026-04-25T18:56:36Z">
        <w:r>
          <w:rPr>
            <w:rFonts w:hint="eastAsia"/>
            <w:lang w:val="en-US" w:eastAsia="zh-CN"/>
          </w:rPr>
          <w:t>度、</w:t>
        </w:r>
      </w:ins>
      <w:ins w:id="107" w:author="slhfox99403" w:date="2026-04-25T18:58:58Z">
        <w:r>
          <w:rPr>
            <w:rFonts w:hint="eastAsia"/>
            <w:lang w:val="en-US" w:eastAsia="zh-CN"/>
          </w:rPr>
          <w:t>框架</w:t>
        </w:r>
      </w:ins>
      <w:ins w:id="108" w:author="slhfox99403" w:date="2026-04-25T18:58:59Z">
        <w:r>
          <w:rPr>
            <w:rFonts w:hint="eastAsia"/>
            <w:lang w:val="en-US" w:eastAsia="zh-CN"/>
          </w:rPr>
          <w:t>名称</w:t>
        </w:r>
      </w:ins>
      <w:ins w:id="109" w:author="slhfox99403" w:date="2026-04-25T18:59:12Z">
        <w:r>
          <w:rPr>
            <w:rFonts w:hint="eastAsia"/>
            <w:lang w:val="en-US" w:eastAsia="zh-CN"/>
          </w:rPr>
          <w:t>、人</w:t>
        </w:r>
      </w:ins>
      <w:ins w:id="110" w:author="slhfox99403" w:date="2026-04-25T18:59:13Z">
        <w:r>
          <w:rPr>
            <w:rFonts w:hint="eastAsia"/>
            <w:lang w:val="en-US" w:eastAsia="zh-CN"/>
          </w:rPr>
          <w:t>员</w:t>
        </w:r>
      </w:ins>
      <w:ins w:id="111" w:author="slhfox99403" w:date="2026-04-25T18:59:16Z">
        <w:r>
          <w:rPr>
            <w:rFonts w:hint="eastAsia"/>
            <w:lang w:val="en-US" w:eastAsia="zh-CN"/>
          </w:rPr>
          <w:t>岗</w:t>
        </w:r>
      </w:ins>
      <w:ins w:id="112" w:author="slhfox99403" w:date="2026-04-25T18:59:17Z">
        <w:r>
          <w:rPr>
            <w:rFonts w:hint="eastAsia"/>
            <w:lang w:val="en-US" w:eastAsia="zh-CN"/>
          </w:rPr>
          <w:t>级</w:t>
        </w:r>
      </w:ins>
      <w:ins w:id="113" w:author="slhfox99403" w:date="2026-04-25T18:59:18Z">
        <w:r>
          <w:rPr>
            <w:rFonts w:hint="eastAsia"/>
            <w:lang w:val="en-US" w:eastAsia="zh-CN"/>
          </w:rPr>
          <w:t>（</w:t>
        </w:r>
      </w:ins>
      <w:ins w:id="114" w:author="slhfox99403" w:date="2026-04-25T18:59:19Z">
        <w:r>
          <w:rPr>
            <w:rFonts w:hint="eastAsia"/>
            <w:lang w:val="en-US" w:eastAsia="zh-CN"/>
          </w:rPr>
          <w:t>L</w:t>
        </w:r>
      </w:ins>
      <w:ins w:id="115" w:author="slhfox99403" w:date="2026-04-25T18:59:20Z">
        <w:r>
          <w:rPr>
            <w:rFonts w:hint="eastAsia"/>
            <w:lang w:val="en-US" w:eastAsia="zh-CN"/>
          </w:rPr>
          <w:t>2</w:t>
        </w:r>
      </w:ins>
      <w:ins w:id="116" w:author="slhfox99403" w:date="2026-04-25T18:59:22Z">
        <w:r>
          <w:rPr>
            <w:rFonts w:hint="eastAsia"/>
            <w:lang w:val="en-US" w:eastAsia="zh-CN"/>
          </w:rPr>
          <w:t>-</w:t>
        </w:r>
      </w:ins>
      <w:ins w:id="117" w:author="slhfox99403" w:date="2026-04-25T18:59:23Z">
        <w:r>
          <w:rPr>
            <w:rFonts w:hint="eastAsia"/>
            <w:lang w:val="en-US" w:eastAsia="zh-CN"/>
          </w:rPr>
          <w:t>L</w:t>
        </w:r>
      </w:ins>
      <w:ins w:id="118" w:author="slhfox99403" w:date="2026-04-25T18:59:24Z">
        <w:r>
          <w:rPr>
            <w:rFonts w:hint="eastAsia"/>
            <w:lang w:val="en-US" w:eastAsia="zh-CN"/>
          </w:rPr>
          <w:t>14</w:t>
        </w:r>
      </w:ins>
      <w:ins w:id="119" w:author="slhfox99403" w:date="2026-04-25T18:59:26Z">
        <w:r>
          <w:rPr>
            <w:rFonts w:hint="eastAsia"/>
            <w:lang w:val="en-US" w:eastAsia="zh-CN"/>
          </w:rPr>
          <w:t>)</w:t>
        </w:r>
      </w:ins>
      <w:ins w:id="120" w:author="slhfox99403" w:date="2026-04-25T18:59:39Z">
        <w:r>
          <w:rPr>
            <w:rFonts w:hint="eastAsia"/>
            <w:lang w:val="en-US" w:eastAsia="zh-CN"/>
          </w:rPr>
          <w:t>、</w:t>
        </w:r>
      </w:ins>
      <w:ins w:id="121" w:author="slhfox99403" w:date="2026-04-25T18:59:43Z">
        <w:r>
          <w:rPr>
            <w:rFonts w:hint="eastAsia"/>
            <w:lang w:val="en-US" w:eastAsia="zh-CN"/>
          </w:rPr>
          <w:t>指导</w:t>
        </w:r>
      </w:ins>
      <w:ins w:id="122" w:author="slhfox99403" w:date="2026-04-25T18:59:44Z">
        <w:r>
          <w:rPr>
            <w:rFonts w:hint="eastAsia"/>
            <w:lang w:val="en-US" w:eastAsia="zh-CN"/>
          </w:rPr>
          <w:t>单</w:t>
        </w:r>
      </w:ins>
      <w:ins w:id="123" w:author="slhfox99403" w:date="2026-04-25T18:59:45Z">
        <w:r>
          <w:rPr>
            <w:rFonts w:hint="eastAsia"/>
            <w:lang w:val="en-US" w:eastAsia="zh-CN"/>
          </w:rPr>
          <w:t>价</w:t>
        </w:r>
      </w:ins>
      <w:ins w:id="124" w:author="slhfox99403" w:date="2026-04-25T19:00:05Z">
        <w:r>
          <w:rPr>
            <w:rFonts w:hint="eastAsia"/>
            <w:lang w:val="en-US" w:eastAsia="zh-CN"/>
          </w:rPr>
          <w:t>(</w:t>
        </w:r>
      </w:ins>
      <w:ins w:id="125" w:author="slhfox99403" w:date="2026-04-25T19:00:08Z">
        <w:r>
          <w:rPr>
            <w:rFonts w:hint="eastAsia"/>
            <w:lang w:val="en-US" w:eastAsia="zh-CN"/>
          </w:rPr>
          <w:t>元）</w:t>
        </w:r>
      </w:ins>
      <w:ins w:id="126" w:author="slhfox99403" w:date="2026-04-25T18:59:49Z">
        <w:r>
          <w:rPr>
            <w:rFonts w:hint="eastAsia"/>
            <w:lang w:val="en-US" w:eastAsia="zh-CN"/>
          </w:rPr>
          <w:t>（</w:t>
        </w:r>
      </w:ins>
      <w:ins w:id="127" w:author="slhfox99403" w:date="2026-04-25T18:59:51Z">
        <w:r>
          <w:rPr>
            <w:rFonts w:hint="eastAsia"/>
            <w:lang w:val="en-US" w:eastAsia="zh-CN"/>
          </w:rPr>
          <w:t>57</w:t>
        </w:r>
      </w:ins>
      <w:ins w:id="128" w:author="slhfox99403" w:date="2026-04-25T18:59:52Z">
        <w:r>
          <w:rPr>
            <w:rFonts w:hint="eastAsia"/>
            <w:lang w:val="en-US" w:eastAsia="zh-CN"/>
          </w:rPr>
          <w:t>0</w:t>
        </w:r>
      </w:ins>
      <w:ins w:id="129" w:author="slhfox99403" w:date="2026-04-25T18:59:53Z">
        <w:r>
          <w:rPr>
            <w:rFonts w:hint="eastAsia"/>
            <w:lang w:val="en-US" w:eastAsia="zh-CN"/>
          </w:rPr>
          <w:t>、</w:t>
        </w:r>
      </w:ins>
      <w:ins w:id="130" w:author="slhfox99403" w:date="2026-04-25T18:59:54Z">
        <w:r>
          <w:rPr>
            <w:rFonts w:hint="eastAsia"/>
            <w:lang w:val="en-US" w:eastAsia="zh-CN"/>
          </w:rPr>
          <w:t>660</w:t>
        </w:r>
      </w:ins>
      <w:ins w:id="131" w:author="slhfox99403" w:date="2026-04-25T18:59:55Z">
        <w:r>
          <w:rPr>
            <w:rFonts w:hint="eastAsia"/>
            <w:lang w:val="en-US" w:eastAsia="zh-CN"/>
          </w:rPr>
          <w:t>...</w:t>
        </w:r>
      </w:ins>
      <w:ins w:id="132" w:author="slhfox99403" w:date="2026-04-25T18:59:56Z">
        <w:r>
          <w:rPr>
            <w:rFonts w:hint="eastAsia"/>
            <w:lang w:val="en-US" w:eastAsia="zh-CN"/>
          </w:rPr>
          <w:t>..</w:t>
        </w:r>
      </w:ins>
      <w:ins w:id="133" w:author="slhfox99403" w:date="2026-04-25T18:59:59Z">
        <w:r>
          <w:rPr>
            <w:rFonts w:hint="eastAsia"/>
            <w:lang w:val="en-US" w:eastAsia="zh-CN"/>
          </w:rPr>
          <w:t>1</w:t>
        </w:r>
      </w:ins>
      <w:ins w:id="134" w:author="slhfox99403" w:date="2026-04-25T19:00:00Z">
        <w:r>
          <w:rPr>
            <w:rFonts w:hint="eastAsia"/>
            <w:lang w:val="en-US" w:eastAsia="zh-CN"/>
          </w:rPr>
          <w:t>800</w:t>
        </w:r>
      </w:ins>
      <w:ins w:id="135" w:author="slhfox99403" w:date="2026-04-25T19:00:01Z">
        <w:r>
          <w:rPr>
            <w:rFonts w:hint="eastAsia"/>
            <w:lang w:val="en-US" w:eastAsia="zh-CN"/>
          </w:rPr>
          <w:t>)</w:t>
        </w:r>
      </w:ins>
      <w:ins w:id="136" w:author="slhfox99403" w:date="2026-04-25T19:00:10Z">
        <w:r>
          <w:rPr>
            <w:rFonts w:hint="eastAsia"/>
            <w:lang w:val="en-US" w:eastAsia="zh-CN"/>
          </w:rPr>
          <w:t>、</w:t>
        </w:r>
      </w:ins>
      <w:ins w:id="137" w:author="slhfox99403" w:date="2026-04-25T19:00:12Z">
        <w:r>
          <w:rPr>
            <w:rFonts w:hint="eastAsia"/>
            <w:lang w:val="en-US" w:eastAsia="zh-CN"/>
          </w:rPr>
          <w:t>单</w:t>
        </w:r>
      </w:ins>
      <w:ins w:id="138" w:author="slhfox99403" w:date="2026-04-25T19:00:14Z">
        <w:r>
          <w:rPr>
            <w:rFonts w:hint="eastAsia"/>
            <w:lang w:val="en-US" w:eastAsia="zh-CN"/>
          </w:rPr>
          <w:t>位（</w:t>
        </w:r>
      </w:ins>
      <w:ins w:id="139" w:author="slhfox99403" w:date="2026-04-25T19:00:15Z">
        <w:r>
          <w:rPr>
            <w:rFonts w:hint="eastAsia"/>
            <w:lang w:val="en-US" w:eastAsia="zh-CN"/>
          </w:rPr>
          <w:t>人</w:t>
        </w:r>
      </w:ins>
      <w:ins w:id="140" w:author="slhfox99403" w:date="2026-04-25T19:00:16Z">
        <w:r>
          <w:rPr>
            <w:rFonts w:hint="eastAsia"/>
            <w:lang w:val="en-US" w:eastAsia="zh-CN"/>
          </w:rPr>
          <w:t>日</w:t>
        </w:r>
      </w:ins>
      <w:ins w:id="141" w:author="slhfox99403" w:date="2026-04-25T19:00:17Z">
        <w:r>
          <w:rPr>
            <w:rFonts w:hint="eastAsia"/>
            <w:lang w:val="en-US" w:eastAsia="zh-CN"/>
          </w:rPr>
          <w:t>）</w:t>
        </w:r>
      </w:ins>
      <w:ins w:id="142" w:author="slhfox99403" w:date="2026-04-25T19:00:18Z">
        <w:r>
          <w:rPr>
            <w:rFonts w:hint="eastAsia"/>
            <w:lang w:val="en-US" w:eastAsia="zh-CN"/>
          </w:rPr>
          <w:t>、</w:t>
        </w:r>
      </w:ins>
      <w:ins w:id="143" w:author="slhfox99403" w:date="2026-04-25T19:00:19Z">
        <w:r>
          <w:rPr>
            <w:rFonts w:hint="eastAsia"/>
            <w:lang w:val="en-US" w:eastAsia="zh-CN"/>
          </w:rPr>
          <w:t>公司</w:t>
        </w:r>
      </w:ins>
      <w:ins w:id="144" w:author="slhfox99403" w:date="2026-04-25T19:00:20Z">
        <w:r>
          <w:rPr>
            <w:rFonts w:hint="eastAsia"/>
            <w:lang w:val="en-US" w:eastAsia="zh-CN"/>
          </w:rPr>
          <w:t>中</w:t>
        </w:r>
      </w:ins>
      <w:ins w:id="145" w:author="slhfox99403" w:date="2026-04-25T19:00:21Z">
        <w:r>
          <w:rPr>
            <w:rFonts w:hint="eastAsia"/>
            <w:lang w:val="en-US" w:eastAsia="zh-CN"/>
          </w:rPr>
          <w:t>标</w:t>
        </w:r>
      </w:ins>
      <w:ins w:id="146" w:author="slhfox99403" w:date="2026-04-25T19:00:23Z">
        <w:r>
          <w:rPr>
            <w:rFonts w:hint="eastAsia"/>
            <w:lang w:val="en-US" w:eastAsia="zh-CN"/>
          </w:rPr>
          <w:t>折</w:t>
        </w:r>
      </w:ins>
      <w:ins w:id="147" w:author="slhfox99403" w:date="2026-04-25T19:00:25Z">
        <w:r>
          <w:rPr>
            <w:rFonts w:hint="eastAsia"/>
            <w:lang w:val="en-US" w:eastAsia="zh-CN"/>
          </w:rPr>
          <w:t>扣</w:t>
        </w:r>
      </w:ins>
      <w:ins w:id="148" w:author="slhfox99403" w:date="2026-04-25T19:00:31Z">
        <w:r>
          <w:rPr>
            <w:rFonts w:hint="eastAsia"/>
            <w:lang w:val="en-US" w:eastAsia="zh-CN"/>
          </w:rPr>
          <w:t>率</w:t>
        </w:r>
      </w:ins>
      <w:ins w:id="149" w:author="slhfox99403" w:date="2026-04-25T19:00:36Z">
        <w:r>
          <w:rPr>
            <w:rFonts w:hint="eastAsia"/>
            <w:lang w:val="en-US" w:eastAsia="zh-CN"/>
          </w:rPr>
          <w:t>、</w:t>
        </w:r>
      </w:ins>
      <w:ins w:id="150" w:author="slhfox99403" w:date="2026-04-25T19:00:37Z">
        <w:r>
          <w:rPr>
            <w:rFonts w:hint="eastAsia"/>
            <w:lang w:val="en-US" w:eastAsia="zh-CN"/>
          </w:rPr>
          <w:t>折后</w:t>
        </w:r>
      </w:ins>
      <w:ins w:id="151" w:author="slhfox99403" w:date="2026-04-25T19:00:38Z">
        <w:r>
          <w:rPr>
            <w:rFonts w:hint="eastAsia"/>
            <w:lang w:val="en-US" w:eastAsia="zh-CN"/>
          </w:rPr>
          <w:t>单</w:t>
        </w:r>
      </w:ins>
      <w:ins w:id="152" w:author="slhfox99403" w:date="2026-04-25T19:00:39Z">
        <w:r>
          <w:rPr>
            <w:rFonts w:hint="eastAsia"/>
            <w:lang w:val="en-US" w:eastAsia="zh-CN"/>
          </w:rPr>
          <w:t>价</w:t>
        </w:r>
      </w:ins>
      <w:ins w:id="153" w:author="slhfox99403" w:date="2026-04-25T19:00:40Z">
        <w:r>
          <w:rPr>
            <w:rFonts w:hint="eastAsia"/>
            <w:lang w:val="en-US" w:eastAsia="zh-CN"/>
          </w:rPr>
          <w:t>（元</w:t>
        </w:r>
      </w:ins>
      <w:ins w:id="154" w:author="slhfox99403" w:date="2026-04-25T19:00:41Z">
        <w:r>
          <w:rPr>
            <w:rFonts w:hint="eastAsia"/>
            <w:lang w:val="en-US" w:eastAsia="zh-CN"/>
          </w:rPr>
          <w:t>）</w:t>
        </w:r>
      </w:ins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2"/>
    <w:p>
      <w:pPr>
        <w:pStyle w:val="4"/>
      </w:pPr>
      <w:bookmarkStart w:id="13" w:name="二销售域"/>
      <w:r>
        <w:rPr>
          <w:rFonts w:hint="eastAsia"/>
        </w:rPr>
        <w:t>二、销售域</w:t>
      </w:r>
    </w:p>
    <w:p>
      <w:pPr>
        <w:pStyle w:val="5"/>
      </w:pPr>
      <w:bookmarkStart w:id="14" w:name="opportunity-----商机"/>
      <w:r>
        <w:t xml:space="preserve">opportunity — </w:t>
      </w:r>
      <w:r>
        <w:rPr>
          <w:rFonts w:hint="eastAsia"/>
        </w:rPr>
        <w:t>商机</w:t>
      </w:r>
    </w:p>
    <w:p>
      <w:pPr>
        <w:pStyle w:val="23"/>
      </w:pPr>
      <w:r>
        <w:rPr>
          <w:rFonts w:hint="eastAsia"/>
        </w:rPr>
        <w:t>销售漏斗的核心实体，生命周期从发现到赢单/丢单。</w:t>
      </w:r>
    </w:p>
    <w:p>
      <w:pPr>
        <w:pStyle w:val="3"/>
        <w:rPr>
          <w:ins w:id="155" w:author="slhfox99403" w:date="2026-04-25T10:41:44Z"/>
          <w:rFonts w:hint="eastAsia"/>
        </w:rPr>
      </w:pPr>
      <w:r>
        <w:rPr>
          <w:rFonts w:hint="eastAsia"/>
        </w:rPr>
        <w:t>关键字段：</w:t>
      </w:r>
      <w:r>
        <w:rPr>
          <w:rStyle w:val="48"/>
        </w:rPr>
        <w:t>stage</w:t>
      </w:r>
      <w:r>
        <w:rPr>
          <w:rFonts w:hint="eastAsia"/>
        </w:rPr>
        <w:t>（销售阶段</w:t>
      </w:r>
      <w:r>
        <w:t xml:space="preserve"> </w:t>
      </w:r>
      <w:r>
        <w:rPr>
          <w:rFonts w:hint="eastAsia"/>
        </w:rPr>
        <w:t>L6→L0，L0</w:t>
      </w:r>
      <w:r>
        <w:t xml:space="preserve"> </w:t>
      </w:r>
      <w:r>
        <w:rPr>
          <w:rFonts w:hint="eastAsia"/>
        </w:rPr>
        <w:t>为最高）、</w:t>
      </w:r>
      <w:r>
        <w:rPr>
          <w:rStyle w:val="48"/>
        </w:rPr>
        <w:t>status</w:t>
      </w:r>
      <w:r>
        <w:rPr>
          <w:rFonts w:hint="eastAsia"/>
        </w:rPr>
        <w:t>（tracking/won/lost/hold/expired）、</w:t>
      </w:r>
      <w:r>
        <w:rPr>
          <w:rStyle w:val="48"/>
        </w:rPr>
        <w:t>win_prob</w:t>
      </w:r>
      <w:r>
        <w:rPr>
          <w:rFonts w:hint="eastAsia"/>
        </w:rPr>
        <w:t>（赢单概率）、</w:t>
      </w:r>
      <w:r>
        <w:rPr>
          <w:rStyle w:val="48"/>
        </w:rPr>
        <w:t>amount</w:t>
      </w:r>
      <w:r>
        <w:rPr>
          <w:rFonts w:hint="eastAsia"/>
        </w:rPr>
        <w:t>（预计金额）、</w:t>
      </w:r>
      <w:r>
        <w:rPr>
          <w:rStyle w:val="48"/>
        </w:rPr>
        <w:t>planned_sign_date</w:t>
      </w:r>
      <w:r>
        <w:rPr>
          <w:rFonts w:hint="eastAsia"/>
        </w:rPr>
        <w:t>（预计签单日期）。关联客户、主要联系人、销售负责人和商务负责人，支持第二客户（</w:t>
      </w:r>
      <w:r>
        <w:rPr>
          <w:rStyle w:val="48"/>
        </w:rPr>
        <w:t>second_customer_id</w:t>
      </w:r>
      <w:r>
        <w:rPr>
          <w:rFonts w:hint="eastAsia"/>
        </w:rPr>
        <w:t>）。</w:t>
      </w:r>
    </w:p>
    <w:p>
      <w:pPr>
        <w:pStyle w:val="3"/>
        <w:rPr>
          <w:ins w:id="156" w:author="slhfox99403" w:date="2026-04-25T10:42:08Z"/>
          <w:rFonts w:hint="eastAsia"/>
          <w:lang w:val="en-US" w:eastAsia="zh-CN"/>
        </w:rPr>
      </w:pPr>
      <w:ins w:id="157" w:author="slhfox99403" w:date="2026-04-25T10:41:45Z">
        <w:r>
          <w:rPr>
            <w:rFonts w:hint="eastAsia"/>
            <w:lang w:val="en-US" w:eastAsia="zh-CN"/>
          </w:rPr>
          <w:t>L</w:t>
        </w:r>
      </w:ins>
      <w:ins w:id="158" w:author="slhfox99403" w:date="2026-04-25T10:41:59Z">
        <w:r>
          <w:rPr>
            <w:rFonts w:hint="eastAsia"/>
            <w:lang w:val="en-US" w:eastAsia="zh-CN"/>
          </w:rPr>
          <w:t xml:space="preserve">6 </w:t>
        </w:r>
      </w:ins>
      <w:ins w:id="159" w:author="slhfox99403" w:date="2026-04-25T10:42:03Z">
        <w:r>
          <w:rPr>
            <w:rFonts w:hint="eastAsia"/>
            <w:lang w:val="en-US" w:eastAsia="zh-CN"/>
          </w:rPr>
          <w:t>初步</w:t>
        </w:r>
      </w:ins>
      <w:ins w:id="160" w:author="slhfox99403" w:date="2026-04-25T10:42:04Z">
        <w:r>
          <w:rPr>
            <w:rFonts w:hint="eastAsia"/>
            <w:lang w:val="en-US" w:eastAsia="zh-CN"/>
          </w:rPr>
          <w:t>线索</w:t>
        </w:r>
      </w:ins>
      <w:ins w:id="161" w:author="slhfox99403" w:date="2026-04-25T10:42:05Z">
        <w:r>
          <w:rPr>
            <w:rFonts w:hint="eastAsia"/>
            <w:lang w:val="en-US" w:eastAsia="zh-CN"/>
          </w:rPr>
          <w:t>，</w:t>
        </w:r>
      </w:ins>
      <w:ins w:id="162" w:author="slhfox99403" w:date="2026-04-25T10:42:07Z">
        <w:r>
          <w:rPr>
            <w:rFonts w:hint="eastAsia"/>
            <w:lang w:val="en-US" w:eastAsia="zh-CN"/>
          </w:rPr>
          <w:t>待</w:t>
        </w:r>
      </w:ins>
      <w:ins w:id="163" w:author="slhfox99403" w:date="2026-04-25T10:42:08Z">
        <w:r>
          <w:rPr>
            <w:rFonts w:hint="eastAsia"/>
            <w:lang w:val="en-US" w:eastAsia="zh-CN"/>
          </w:rPr>
          <w:t>交流</w:t>
        </w:r>
      </w:ins>
    </w:p>
    <w:p>
      <w:pPr>
        <w:pStyle w:val="3"/>
        <w:rPr>
          <w:ins w:id="164" w:author="slhfox99403" w:date="2026-04-25T10:42:21Z"/>
          <w:rFonts w:hint="eastAsia"/>
          <w:lang w:val="en-US" w:eastAsia="zh-CN"/>
        </w:rPr>
      </w:pPr>
      <w:ins w:id="165" w:author="slhfox99403" w:date="2026-04-25T10:42:09Z">
        <w:r>
          <w:rPr>
            <w:rFonts w:hint="eastAsia"/>
            <w:lang w:val="en-US" w:eastAsia="zh-CN"/>
          </w:rPr>
          <w:t>L</w:t>
        </w:r>
      </w:ins>
      <w:ins w:id="166" w:author="slhfox99403" w:date="2026-04-25T10:42:10Z">
        <w:r>
          <w:rPr>
            <w:rFonts w:hint="eastAsia"/>
            <w:lang w:val="en-US" w:eastAsia="zh-CN"/>
          </w:rPr>
          <w:t>5</w:t>
        </w:r>
      </w:ins>
      <w:ins w:id="167" w:author="slhfox99403" w:date="2026-04-25T10:42:11Z">
        <w:r>
          <w:rPr>
            <w:rFonts w:hint="eastAsia"/>
            <w:lang w:val="en-US" w:eastAsia="zh-CN"/>
          </w:rPr>
          <w:t xml:space="preserve"> </w:t>
        </w:r>
      </w:ins>
      <w:ins w:id="168" w:author="slhfox99403" w:date="2026-04-25T10:42:14Z">
        <w:r>
          <w:rPr>
            <w:rFonts w:hint="eastAsia"/>
            <w:lang w:val="en-US" w:eastAsia="zh-CN"/>
          </w:rPr>
          <w:t>方案</w:t>
        </w:r>
      </w:ins>
      <w:ins w:id="169" w:author="slhfox99403" w:date="2026-04-25T10:42:15Z">
        <w:r>
          <w:rPr>
            <w:rFonts w:hint="eastAsia"/>
            <w:lang w:val="en-US" w:eastAsia="zh-CN"/>
          </w:rPr>
          <w:t xml:space="preserve">交流 </w:t>
        </w:r>
      </w:ins>
      <w:ins w:id="170" w:author="slhfox99403" w:date="2026-04-25T10:42:17Z">
        <w:r>
          <w:rPr>
            <w:rFonts w:hint="eastAsia"/>
            <w:lang w:val="en-US" w:eastAsia="zh-CN"/>
          </w:rPr>
          <w:t>，可</w:t>
        </w:r>
      </w:ins>
      <w:ins w:id="171" w:author="slhfox99403" w:date="2026-04-25T10:42:18Z">
        <w:r>
          <w:rPr>
            <w:rFonts w:hint="eastAsia"/>
            <w:lang w:val="en-US" w:eastAsia="zh-CN"/>
          </w:rPr>
          <w:t>研</w:t>
        </w:r>
      </w:ins>
      <w:ins w:id="172" w:author="slhfox99403" w:date="2026-04-25T10:42:21Z">
        <w:r>
          <w:rPr>
            <w:rFonts w:hint="eastAsia"/>
            <w:lang w:val="en-US" w:eastAsia="zh-CN"/>
          </w:rPr>
          <w:t>确认</w:t>
        </w:r>
      </w:ins>
    </w:p>
    <w:p>
      <w:pPr>
        <w:pStyle w:val="3"/>
        <w:rPr>
          <w:ins w:id="173" w:author="slhfox99403" w:date="2026-04-25T10:42:38Z"/>
          <w:rFonts w:hint="eastAsia"/>
          <w:lang w:val="en-US" w:eastAsia="zh-CN"/>
        </w:rPr>
      </w:pPr>
      <w:ins w:id="174" w:author="slhfox99403" w:date="2026-04-25T10:42:22Z">
        <w:r>
          <w:rPr>
            <w:rFonts w:hint="eastAsia"/>
            <w:lang w:val="en-US" w:eastAsia="zh-CN"/>
          </w:rPr>
          <w:t>L</w:t>
        </w:r>
      </w:ins>
      <w:ins w:id="175" w:author="slhfox99403" w:date="2026-04-25T10:42:23Z">
        <w:r>
          <w:rPr>
            <w:rFonts w:hint="eastAsia"/>
            <w:lang w:val="en-US" w:eastAsia="zh-CN"/>
          </w:rPr>
          <w:t>4</w:t>
        </w:r>
      </w:ins>
      <w:ins w:id="176" w:author="slhfox99403" w:date="2026-04-25T10:42:26Z">
        <w:r>
          <w:rPr>
            <w:rFonts w:hint="eastAsia"/>
            <w:lang w:val="en-US" w:eastAsia="zh-CN"/>
          </w:rPr>
          <w:t xml:space="preserve"> </w:t>
        </w:r>
      </w:ins>
      <w:ins w:id="177" w:author="slhfox99403" w:date="2026-04-25T10:42:29Z">
        <w:r>
          <w:rPr>
            <w:rFonts w:hint="eastAsia"/>
            <w:lang w:val="en-US" w:eastAsia="zh-CN"/>
          </w:rPr>
          <w:t>待立项</w:t>
        </w:r>
      </w:ins>
      <w:ins w:id="178" w:author="slhfox99403" w:date="2026-04-25T10:42:33Z">
        <w:r>
          <w:rPr>
            <w:rFonts w:hint="eastAsia"/>
            <w:lang w:val="en-US" w:eastAsia="zh-CN"/>
          </w:rPr>
          <w:t>，</w:t>
        </w:r>
      </w:ins>
      <w:ins w:id="179" w:author="slhfox99403" w:date="2026-04-25T10:42:35Z">
        <w:r>
          <w:rPr>
            <w:rFonts w:hint="eastAsia"/>
            <w:lang w:val="en-US" w:eastAsia="zh-CN"/>
          </w:rPr>
          <w:t>预算</w:t>
        </w:r>
      </w:ins>
      <w:ins w:id="180" w:author="slhfox99403" w:date="2026-04-25T10:42:36Z">
        <w:r>
          <w:rPr>
            <w:rFonts w:hint="eastAsia"/>
            <w:lang w:val="en-US" w:eastAsia="zh-CN"/>
          </w:rPr>
          <w:t>基本</w:t>
        </w:r>
      </w:ins>
      <w:ins w:id="181" w:author="slhfox99403" w:date="2026-04-25T10:42:38Z">
        <w:r>
          <w:rPr>
            <w:rFonts w:hint="eastAsia"/>
            <w:lang w:val="en-US" w:eastAsia="zh-CN"/>
          </w:rPr>
          <w:t>明确</w:t>
        </w:r>
      </w:ins>
    </w:p>
    <w:p>
      <w:pPr>
        <w:pStyle w:val="3"/>
        <w:rPr>
          <w:ins w:id="182" w:author="slhfox99403" w:date="2026-04-25T10:42:59Z"/>
          <w:rFonts w:hint="eastAsia"/>
          <w:lang w:val="en-US" w:eastAsia="zh-CN"/>
        </w:rPr>
      </w:pPr>
      <w:ins w:id="183" w:author="slhfox99403" w:date="2026-04-25T10:42:39Z">
        <w:r>
          <w:rPr>
            <w:rFonts w:hint="eastAsia"/>
            <w:lang w:val="en-US" w:eastAsia="zh-CN"/>
          </w:rPr>
          <w:t>L</w:t>
        </w:r>
      </w:ins>
      <w:ins w:id="184" w:author="slhfox99403" w:date="2026-04-25T10:42:40Z">
        <w:r>
          <w:rPr>
            <w:rFonts w:hint="eastAsia"/>
            <w:lang w:val="en-US" w:eastAsia="zh-CN"/>
          </w:rPr>
          <w:t>3</w:t>
        </w:r>
      </w:ins>
      <w:ins w:id="185" w:author="slhfox99403" w:date="2026-04-25T10:42:41Z">
        <w:r>
          <w:rPr>
            <w:rFonts w:hint="eastAsia"/>
            <w:lang w:val="en-US" w:eastAsia="zh-CN"/>
          </w:rPr>
          <w:t xml:space="preserve"> </w:t>
        </w:r>
      </w:ins>
      <w:ins w:id="186" w:author="slhfox99403" w:date="2026-04-25T10:42:43Z">
        <w:r>
          <w:rPr>
            <w:rFonts w:hint="eastAsia"/>
            <w:lang w:val="en-US" w:eastAsia="zh-CN"/>
          </w:rPr>
          <w:t>已</w:t>
        </w:r>
      </w:ins>
      <w:ins w:id="187" w:author="slhfox99403" w:date="2026-04-25T10:42:44Z">
        <w:r>
          <w:rPr>
            <w:rFonts w:hint="eastAsia"/>
            <w:lang w:val="en-US" w:eastAsia="zh-CN"/>
          </w:rPr>
          <w:t>完成</w:t>
        </w:r>
      </w:ins>
      <w:ins w:id="188" w:author="slhfox99403" w:date="2026-04-25T10:42:46Z">
        <w:r>
          <w:rPr>
            <w:rFonts w:hint="eastAsia"/>
            <w:lang w:val="en-US" w:eastAsia="zh-CN"/>
          </w:rPr>
          <w:t>可研</w:t>
        </w:r>
      </w:ins>
      <w:ins w:id="189" w:author="slhfox99403" w:date="2026-04-25T10:42:47Z">
        <w:r>
          <w:rPr>
            <w:rFonts w:hint="eastAsia"/>
            <w:lang w:val="en-US" w:eastAsia="zh-CN"/>
          </w:rPr>
          <w:t>，</w:t>
        </w:r>
      </w:ins>
      <w:ins w:id="190" w:author="slhfox99403" w:date="2026-04-25T10:42:57Z">
        <w:r>
          <w:rPr>
            <w:rFonts w:hint="eastAsia"/>
            <w:lang w:val="en-US" w:eastAsia="zh-CN"/>
          </w:rPr>
          <w:t>待</w:t>
        </w:r>
      </w:ins>
      <w:ins w:id="191" w:author="slhfox99403" w:date="2026-04-25T10:42:58Z">
        <w:r>
          <w:rPr>
            <w:rFonts w:hint="eastAsia"/>
            <w:lang w:val="en-US" w:eastAsia="zh-CN"/>
          </w:rPr>
          <w:t>立项</w:t>
        </w:r>
      </w:ins>
    </w:p>
    <w:p>
      <w:pPr>
        <w:pStyle w:val="3"/>
        <w:rPr>
          <w:ins w:id="192" w:author="slhfox99403" w:date="2026-04-25T10:43:10Z"/>
          <w:rFonts w:hint="eastAsia"/>
          <w:lang w:val="en-US" w:eastAsia="zh-CN"/>
        </w:rPr>
      </w:pPr>
      <w:ins w:id="193" w:author="slhfox99403" w:date="2026-04-25T10:43:00Z">
        <w:r>
          <w:rPr>
            <w:rFonts w:hint="eastAsia"/>
            <w:lang w:val="en-US" w:eastAsia="zh-CN"/>
          </w:rPr>
          <w:t>L</w:t>
        </w:r>
      </w:ins>
      <w:ins w:id="194" w:author="slhfox99403" w:date="2026-04-25T10:43:01Z">
        <w:r>
          <w:rPr>
            <w:rFonts w:hint="eastAsia"/>
            <w:lang w:val="en-US" w:eastAsia="zh-CN"/>
          </w:rPr>
          <w:t xml:space="preserve">2 </w:t>
        </w:r>
      </w:ins>
      <w:ins w:id="195" w:author="slhfox99403" w:date="2026-04-25T10:43:04Z">
        <w:r>
          <w:rPr>
            <w:rFonts w:hint="eastAsia"/>
            <w:lang w:val="en-US" w:eastAsia="zh-CN"/>
          </w:rPr>
          <w:t>已</w:t>
        </w:r>
      </w:ins>
      <w:ins w:id="196" w:author="slhfox99403" w:date="2026-04-25T10:43:05Z">
        <w:r>
          <w:rPr>
            <w:rFonts w:hint="eastAsia"/>
            <w:lang w:val="en-US" w:eastAsia="zh-CN"/>
          </w:rPr>
          <w:t>投标</w:t>
        </w:r>
      </w:ins>
      <w:ins w:id="197" w:author="slhfox99403" w:date="2026-04-25T10:43:06Z">
        <w:r>
          <w:rPr>
            <w:rFonts w:hint="eastAsia"/>
            <w:lang w:val="en-US" w:eastAsia="zh-CN"/>
          </w:rPr>
          <w:t>，</w:t>
        </w:r>
      </w:ins>
      <w:ins w:id="198" w:author="slhfox99403" w:date="2026-04-25T10:43:07Z">
        <w:r>
          <w:rPr>
            <w:rFonts w:hint="eastAsia"/>
            <w:lang w:val="en-US" w:eastAsia="zh-CN"/>
          </w:rPr>
          <w:t>待</w:t>
        </w:r>
      </w:ins>
      <w:ins w:id="199" w:author="slhfox99403" w:date="2026-04-25T10:43:08Z">
        <w:r>
          <w:rPr>
            <w:rFonts w:hint="eastAsia"/>
            <w:lang w:val="en-US" w:eastAsia="zh-CN"/>
          </w:rPr>
          <w:t>结果</w:t>
        </w:r>
      </w:ins>
    </w:p>
    <w:p>
      <w:pPr>
        <w:pStyle w:val="3"/>
        <w:rPr>
          <w:ins w:id="200" w:author="slhfox99403" w:date="2026-04-25T10:43:24Z"/>
          <w:rFonts w:hint="eastAsia"/>
          <w:lang w:val="en-US" w:eastAsia="zh-CN"/>
        </w:rPr>
      </w:pPr>
      <w:ins w:id="201" w:author="slhfox99403" w:date="2026-04-25T10:43:12Z">
        <w:r>
          <w:rPr>
            <w:rFonts w:hint="eastAsia"/>
            <w:lang w:val="en-US" w:eastAsia="zh-CN"/>
          </w:rPr>
          <w:t>L</w:t>
        </w:r>
      </w:ins>
      <w:ins w:id="202" w:author="slhfox99403" w:date="2026-04-25T10:43:13Z">
        <w:r>
          <w:rPr>
            <w:rFonts w:hint="eastAsia"/>
            <w:lang w:val="en-US" w:eastAsia="zh-CN"/>
          </w:rPr>
          <w:t xml:space="preserve">1 </w:t>
        </w:r>
      </w:ins>
      <w:ins w:id="203" w:author="slhfox99403" w:date="2026-04-25T10:43:21Z">
        <w:r>
          <w:rPr>
            <w:rFonts w:hint="eastAsia"/>
            <w:lang w:val="en-US" w:eastAsia="zh-CN"/>
          </w:rPr>
          <w:t>已中</w:t>
        </w:r>
      </w:ins>
      <w:ins w:id="204" w:author="slhfox99403" w:date="2026-04-25T10:43:22Z">
        <w:r>
          <w:rPr>
            <w:rFonts w:hint="eastAsia"/>
            <w:lang w:val="en-US" w:eastAsia="zh-CN"/>
          </w:rPr>
          <w:t>标，</w:t>
        </w:r>
      </w:ins>
      <w:ins w:id="205" w:author="slhfox99403" w:date="2026-04-25T10:43:23Z">
        <w:r>
          <w:rPr>
            <w:rFonts w:hint="eastAsia"/>
            <w:lang w:val="en-US" w:eastAsia="zh-CN"/>
          </w:rPr>
          <w:t>待签</w:t>
        </w:r>
      </w:ins>
      <w:ins w:id="206" w:author="slhfox99403" w:date="2026-04-25T10:43:24Z">
        <w:r>
          <w:rPr>
            <w:rFonts w:hint="eastAsia"/>
            <w:lang w:val="en-US" w:eastAsia="zh-CN"/>
          </w:rPr>
          <w:t>约</w:t>
        </w:r>
      </w:ins>
    </w:p>
    <w:p>
      <w:pPr>
        <w:pStyle w:val="3"/>
        <w:rPr>
          <w:ins w:id="207" w:author="slhfox99403" w:date="2026-04-25T10:44:01Z"/>
          <w:rFonts w:hint="eastAsia"/>
          <w:lang w:val="en-US" w:eastAsia="zh-CN"/>
        </w:rPr>
      </w:pPr>
      <w:ins w:id="208" w:author="slhfox99403" w:date="2026-04-25T10:43:28Z">
        <w:r>
          <w:rPr>
            <w:rFonts w:hint="eastAsia"/>
            <w:lang w:val="en-US" w:eastAsia="zh-CN"/>
          </w:rPr>
          <w:t>L</w:t>
        </w:r>
      </w:ins>
      <w:ins w:id="209" w:author="slhfox99403" w:date="2026-04-25T10:43:29Z">
        <w:r>
          <w:rPr>
            <w:rFonts w:hint="eastAsia"/>
            <w:lang w:val="en-US" w:eastAsia="zh-CN"/>
          </w:rPr>
          <w:t>0</w:t>
        </w:r>
      </w:ins>
      <w:ins w:id="210" w:author="slhfox99403" w:date="2026-04-25T10:43:30Z">
        <w:r>
          <w:rPr>
            <w:rFonts w:hint="eastAsia"/>
            <w:lang w:val="en-US" w:eastAsia="zh-CN"/>
          </w:rPr>
          <w:t xml:space="preserve"> </w:t>
        </w:r>
      </w:ins>
      <w:ins w:id="211" w:author="slhfox99403" w:date="2026-04-25T10:43:35Z">
        <w:r>
          <w:rPr>
            <w:rFonts w:hint="eastAsia"/>
            <w:lang w:val="en-US" w:eastAsia="zh-CN"/>
          </w:rPr>
          <w:t>签约</w:t>
        </w:r>
      </w:ins>
    </w:p>
    <w:p>
      <w:pPr>
        <w:pStyle w:val="3"/>
        <w:rPr>
          <w:ins w:id="212" w:author="slhfox99403" w:date="2026-04-25T10:48:58Z"/>
          <w:rFonts w:hint="eastAsia"/>
          <w:lang w:val="en-US" w:eastAsia="zh-CN"/>
        </w:rPr>
      </w:pPr>
      <w:ins w:id="213" w:author="slhfox99403" w:date="2026-04-25T10:44:03Z">
        <w:r>
          <w:rPr>
            <w:rFonts w:hint="eastAsia"/>
            <w:lang w:val="en-US" w:eastAsia="zh-CN"/>
          </w:rPr>
          <w:t>商机</w:t>
        </w:r>
      </w:ins>
      <w:ins w:id="214" w:author="slhfox99403" w:date="2026-04-25T10:44:05Z">
        <w:r>
          <w:rPr>
            <w:rFonts w:hint="eastAsia"/>
            <w:lang w:val="en-US" w:eastAsia="zh-CN"/>
          </w:rPr>
          <w:t>需要</w:t>
        </w:r>
      </w:ins>
      <w:ins w:id="215" w:author="slhfox99403" w:date="2026-04-25T10:44:11Z">
        <w:r>
          <w:rPr>
            <w:rFonts w:hint="eastAsia"/>
            <w:lang w:val="en-US" w:eastAsia="zh-CN"/>
          </w:rPr>
          <w:t>记</w:t>
        </w:r>
      </w:ins>
      <w:ins w:id="216" w:author="slhfox99403" w:date="2026-04-25T10:44:12Z">
        <w:r>
          <w:rPr>
            <w:rFonts w:hint="eastAsia"/>
            <w:lang w:val="en-US" w:eastAsia="zh-CN"/>
          </w:rPr>
          <w:t>录</w:t>
        </w:r>
      </w:ins>
      <w:ins w:id="217" w:author="slhfox99403" w:date="2026-04-25T10:44:44Z">
        <w:r>
          <w:rPr>
            <w:rFonts w:hint="eastAsia"/>
            <w:lang w:val="en-US" w:eastAsia="zh-CN"/>
          </w:rPr>
          <w:t>：</w:t>
        </w:r>
      </w:ins>
      <w:ins w:id="218" w:author="slhfox99403" w:date="2026-04-25T10:44:45Z">
        <w:r>
          <w:rPr>
            <w:rFonts w:hint="eastAsia"/>
            <w:lang w:val="en-US" w:eastAsia="zh-CN"/>
          </w:rPr>
          <w:t>商机</w:t>
        </w:r>
      </w:ins>
      <w:ins w:id="219" w:author="slhfox99403" w:date="2026-04-25T10:44:46Z">
        <w:r>
          <w:rPr>
            <w:rFonts w:hint="eastAsia"/>
            <w:lang w:val="en-US" w:eastAsia="zh-CN"/>
          </w:rPr>
          <w:t>来源</w:t>
        </w:r>
      </w:ins>
      <w:ins w:id="220" w:author="slhfox99403" w:date="2026-04-25T10:44:48Z">
        <w:r>
          <w:rPr>
            <w:rFonts w:hint="eastAsia"/>
            <w:lang w:val="en-US" w:eastAsia="zh-CN"/>
          </w:rPr>
          <w:t>（</w:t>
        </w:r>
      </w:ins>
      <w:ins w:id="221" w:author="slhfox99403" w:date="2026-04-25T10:44:52Z">
        <w:r>
          <w:rPr>
            <w:rFonts w:hint="eastAsia"/>
            <w:lang w:val="en-US" w:eastAsia="zh-CN"/>
          </w:rPr>
          <w:t>客户</w:t>
        </w:r>
      </w:ins>
      <w:ins w:id="222" w:author="slhfox99403" w:date="2026-04-25T10:44:54Z">
        <w:r>
          <w:rPr>
            <w:rFonts w:hint="eastAsia"/>
            <w:lang w:val="en-US" w:eastAsia="zh-CN"/>
          </w:rPr>
          <w:t>推荐</w:t>
        </w:r>
      </w:ins>
      <w:ins w:id="223" w:author="slhfox99403" w:date="2026-04-25T10:46:05Z">
        <w:r>
          <w:rPr>
            <w:rFonts w:hint="eastAsia"/>
            <w:lang w:val="en-US" w:eastAsia="zh-CN"/>
          </w:rPr>
          <w:t>-</w:t>
        </w:r>
      </w:ins>
      <w:ins w:id="224" w:author="slhfox99403" w:date="2026-04-25T10:46:07Z">
        <w:r>
          <w:rPr>
            <w:rFonts w:hint="eastAsia"/>
            <w:lang w:val="en-US" w:eastAsia="zh-CN"/>
          </w:rPr>
          <w:t>记录推荐</w:t>
        </w:r>
      </w:ins>
      <w:ins w:id="225" w:author="slhfox99403" w:date="2026-04-25T10:46:08Z">
        <w:r>
          <w:rPr>
            <w:rFonts w:hint="eastAsia"/>
            <w:lang w:val="en-US" w:eastAsia="zh-CN"/>
          </w:rPr>
          <w:t>的</w:t>
        </w:r>
      </w:ins>
      <w:ins w:id="226" w:author="slhfox99403" w:date="2026-04-25T10:46:09Z">
        <w:r>
          <w:rPr>
            <w:rFonts w:hint="eastAsia"/>
            <w:lang w:val="en-US" w:eastAsia="zh-CN"/>
          </w:rPr>
          <w:t>客户</w:t>
        </w:r>
      </w:ins>
      <w:ins w:id="227" w:author="slhfox99403" w:date="2026-04-25T10:46:10Z">
        <w:r>
          <w:rPr>
            <w:rFonts w:hint="eastAsia"/>
            <w:lang w:val="en-US" w:eastAsia="zh-CN"/>
          </w:rPr>
          <w:t>信息</w:t>
        </w:r>
      </w:ins>
      <w:ins w:id="228" w:author="slhfox99403" w:date="2026-04-25T10:44:54Z">
        <w:r>
          <w:rPr>
            <w:rFonts w:hint="eastAsia"/>
            <w:lang w:val="en-US" w:eastAsia="zh-CN"/>
          </w:rPr>
          <w:t>、</w:t>
        </w:r>
      </w:ins>
      <w:ins w:id="229" w:author="slhfox99403" w:date="2026-04-25T10:44:56Z">
        <w:r>
          <w:rPr>
            <w:rFonts w:hint="eastAsia"/>
            <w:lang w:val="en-US" w:eastAsia="zh-CN"/>
          </w:rPr>
          <w:t>自己</w:t>
        </w:r>
      </w:ins>
      <w:ins w:id="230" w:author="slhfox99403" w:date="2026-04-25T10:45:00Z">
        <w:r>
          <w:rPr>
            <w:rFonts w:hint="eastAsia"/>
            <w:lang w:val="en-US" w:eastAsia="zh-CN"/>
          </w:rPr>
          <w:t>挖掘</w:t>
        </w:r>
      </w:ins>
      <w:ins w:id="231" w:author="slhfox99403" w:date="2026-04-25T10:45:01Z">
        <w:r>
          <w:rPr>
            <w:rFonts w:hint="eastAsia"/>
            <w:lang w:val="en-US" w:eastAsia="zh-CN"/>
          </w:rPr>
          <w:t>、</w:t>
        </w:r>
      </w:ins>
      <w:ins w:id="232" w:author="slhfox99403" w:date="2026-04-25T10:45:04Z">
        <w:r>
          <w:rPr>
            <w:rFonts w:hint="eastAsia"/>
            <w:lang w:val="en-US" w:eastAsia="zh-CN"/>
          </w:rPr>
          <w:t>项目转</w:t>
        </w:r>
      </w:ins>
      <w:ins w:id="233" w:author="slhfox99403" w:date="2026-04-25T10:45:06Z">
        <w:r>
          <w:rPr>
            <w:rFonts w:hint="eastAsia"/>
            <w:lang w:val="en-US" w:eastAsia="zh-CN"/>
          </w:rPr>
          <w:t>化</w:t>
        </w:r>
      </w:ins>
      <w:ins w:id="234" w:author="slhfox99403" w:date="2026-04-25T10:45:23Z">
        <w:r>
          <w:rPr>
            <w:rFonts w:hint="eastAsia"/>
            <w:lang w:val="en-US" w:eastAsia="zh-CN"/>
          </w:rPr>
          <w:t>）</w:t>
        </w:r>
      </w:ins>
      <w:ins w:id="235" w:author="slhfox99403" w:date="2026-04-25T10:45:09Z">
        <w:r>
          <w:rPr>
            <w:rFonts w:hint="eastAsia"/>
            <w:lang w:val="en-US" w:eastAsia="zh-CN"/>
          </w:rPr>
          <w:t>、</w:t>
        </w:r>
      </w:ins>
      <w:ins w:id="236" w:author="slhfox99403" w:date="2026-04-25T10:44:14Z">
        <w:r>
          <w:rPr>
            <w:rFonts w:hint="eastAsia"/>
            <w:lang w:val="en-US" w:eastAsia="zh-CN"/>
          </w:rPr>
          <w:t>内部归</w:t>
        </w:r>
      </w:ins>
      <w:ins w:id="237" w:author="slhfox99403" w:date="2026-04-25T10:44:16Z">
        <w:r>
          <w:rPr>
            <w:rFonts w:hint="eastAsia"/>
            <w:lang w:val="en-US" w:eastAsia="zh-CN"/>
          </w:rPr>
          <w:t>属的</w:t>
        </w:r>
      </w:ins>
      <w:ins w:id="238" w:author="slhfox99403" w:date="2026-04-25T10:44:19Z">
        <w:r>
          <w:rPr>
            <w:rFonts w:hint="eastAsia"/>
            <w:lang w:val="en-US" w:eastAsia="zh-CN"/>
          </w:rPr>
          <w:t>业务</w:t>
        </w:r>
      </w:ins>
      <w:ins w:id="239" w:author="slhfox99403" w:date="2026-04-25T10:44:20Z">
        <w:r>
          <w:rPr>
            <w:rFonts w:hint="eastAsia"/>
            <w:lang w:val="en-US" w:eastAsia="zh-CN"/>
          </w:rPr>
          <w:t>部</w:t>
        </w:r>
      </w:ins>
      <w:ins w:id="240" w:author="slhfox99403" w:date="2026-04-25T10:44:21Z">
        <w:r>
          <w:rPr>
            <w:rFonts w:hint="eastAsia"/>
            <w:lang w:val="en-US" w:eastAsia="zh-CN"/>
          </w:rPr>
          <w:t>门</w:t>
        </w:r>
      </w:ins>
      <w:ins w:id="241" w:author="slhfox99403" w:date="2026-04-25T10:46:42Z">
        <w:r>
          <w:rPr>
            <w:rFonts w:hint="eastAsia"/>
            <w:lang w:val="en-US" w:eastAsia="zh-CN"/>
          </w:rPr>
          <w:t>、</w:t>
        </w:r>
      </w:ins>
      <w:ins w:id="242" w:author="slhfox99403" w:date="2026-04-25T10:46:44Z">
        <w:r>
          <w:rPr>
            <w:rFonts w:hint="eastAsia"/>
            <w:lang w:val="en-US" w:eastAsia="zh-CN"/>
          </w:rPr>
          <w:t>商机</w:t>
        </w:r>
      </w:ins>
      <w:ins w:id="243" w:author="slhfox99403" w:date="2026-04-25T10:46:45Z">
        <w:r>
          <w:rPr>
            <w:rFonts w:hint="eastAsia"/>
            <w:lang w:val="en-US" w:eastAsia="zh-CN"/>
          </w:rPr>
          <w:t>状态</w:t>
        </w:r>
      </w:ins>
      <w:ins w:id="244" w:author="slhfox99403" w:date="2026-04-25T10:46:46Z">
        <w:r>
          <w:rPr>
            <w:rFonts w:hint="eastAsia"/>
            <w:lang w:val="en-US" w:eastAsia="zh-CN"/>
          </w:rPr>
          <w:t>（</w:t>
        </w:r>
      </w:ins>
      <w:ins w:id="245" w:author="slhfox99403" w:date="2026-04-25T10:46:49Z">
        <w:r>
          <w:rPr>
            <w:rFonts w:hint="eastAsia"/>
            <w:lang w:val="en-US" w:eastAsia="zh-CN"/>
          </w:rPr>
          <w:t>跟踪、</w:t>
        </w:r>
      </w:ins>
      <w:ins w:id="246" w:author="slhfox99403" w:date="2026-04-25T10:46:51Z">
        <w:r>
          <w:rPr>
            <w:rFonts w:hint="eastAsia"/>
            <w:lang w:val="en-US" w:eastAsia="zh-CN"/>
          </w:rPr>
          <w:t>成功、</w:t>
        </w:r>
      </w:ins>
      <w:ins w:id="247" w:author="slhfox99403" w:date="2026-04-25T10:46:54Z">
        <w:r>
          <w:rPr>
            <w:rFonts w:hint="eastAsia"/>
            <w:lang w:val="en-US" w:eastAsia="zh-CN"/>
          </w:rPr>
          <w:t>失</w:t>
        </w:r>
      </w:ins>
      <w:ins w:id="248" w:author="slhfox99403" w:date="2026-04-25T10:46:58Z">
        <w:r>
          <w:rPr>
            <w:rFonts w:hint="eastAsia"/>
            <w:lang w:val="en-US" w:eastAsia="zh-CN"/>
          </w:rPr>
          <w:t>效</w:t>
        </w:r>
      </w:ins>
      <w:ins w:id="249" w:author="slhfox99403" w:date="2026-04-25T10:47:00Z">
        <w:r>
          <w:rPr>
            <w:rFonts w:hint="eastAsia"/>
            <w:lang w:val="en-US" w:eastAsia="zh-CN"/>
          </w:rPr>
          <w:t>、</w:t>
        </w:r>
      </w:ins>
      <w:ins w:id="250" w:author="slhfox99403" w:date="2026-04-25T10:47:01Z">
        <w:r>
          <w:rPr>
            <w:rFonts w:hint="eastAsia"/>
            <w:lang w:val="en-US" w:eastAsia="zh-CN"/>
          </w:rPr>
          <w:t>搁置</w:t>
        </w:r>
      </w:ins>
      <w:ins w:id="251" w:author="slhfox99403" w:date="2026-04-25T10:47:02Z">
        <w:r>
          <w:rPr>
            <w:rFonts w:hint="eastAsia"/>
            <w:lang w:val="en-US" w:eastAsia="zh-CN"/>
          </w:rPr>
          <w:t>）</w:t>
        </w:r>
      </w:ins>
      <w:ins w:id="252" w:author="slhfox99403" w:date="2026-04-25T10:48:55Z">
        <w:r>
          <w:rPr>
            <w:rFonts w:hint="eastAsia"/>
            <w:lang w:val="en-US" w:eastAsia="zh-CN"/>
          </w:rPr>
          <w:t>、</w:t>
        </w:r>
      </w:ins>
    </w:p>
    <w:p>
      <w:pPr>
        <w:pStyle w:val="3"/>
        <w:rPr>
          <w:ins w:id="253" w:author="slhfox99403" w:date="2026-04-25T10:50:04Z"/>
          <w:rFonts w:hint="eastAsia"/>
          <w:lang w:val="en-US" w:eastAsia="zh-CN"/>
        </w:rPr>
      </w:pPr>
      <w:ins w:id="254" w:author="slhfox99403" w:date="2026-04-25T10:49:02Z">
        <w:r>
          <w:rPr>
            <w:rFonts w:hint="eastAsia"/>
            <w:lang w:val="en-US" w:eastAsia="zh-CN"/>
          </w:rPr>
          <w:t>在商机</w:t>
        </w:r>
      </w:ins>
      <w:ins w:id="255" w:author="slhfox99403" w:date="2026-04-25T10:49:03Z">
        <w:r>
          <w:rPr>
            <w:rFonts w:hint="eastAsia"/>
            <w:lang w:val="en-US" w:eastAsia="zh-CN"/>
          </w:rPr>
          <w:t>状态</w:t>
        </w:r>
      </w:ins>
      <w:ins w:id="256" w:author="slhfox99403" w:date="2026-04-25T10:49:04Z">
        <w:r>
          <w:rPr>
            <w:rFonts w:hint="eastAsia"/>
            <w:lang w:val="en-US" w:eastAsia="zh-CN"/>
          </w:rPr>
          <w:t>部</w:t>
        </w:r>
      </w:ins>
      <w:ins w:id="257" w:author="slhfox99403" w:date="2026-04-25T10:49:05Z">
        <w:r>
          <w:rPr>
            <w:rFonts w:hint="eastAsia"/>
            <w:lang w:val="en-US" w:eastAsia="zh-CN"/>
          </w:rPr>
          <w:t>分需要</w:t>
        </w:r>
      </w:ins>
      <w:ins w:id="258" w:author="slhfox99403" w:date="2026-04-25T10:49:06Z">
        <w:r>
          <w:rPr>
            <w:rFonts w:hint="eastAsia"/>
            <w:lang w:val="en-US" w:eastAsia="zh-CN"/>
          </w:rPr>
          <w:t>记录</w:t>
        </w:r>
      </w:ins>
      <w:ins w:id="259" w:author="slhfox99403" w:date="2026-04-25T10:49:07Z">
        <w:r>
          <w:rPr>
            <w:rFonts w:hint="eastAsia"/>
            <w:lang w:val="en-US" w:eastAsia="zh-CN"/>
          </w:rPr>
          <w:t>，</w:t>
        </w:r>
      </w:ins>
      <w:ins w:id="260" w:author="slhfox99403" w:date="2026-04-25T10:49:21Z">
        <w:r>
          <w:rPr>
            <w:rFonts w:hint="eastAsia"/>
            <w:lang w:val="en-US" w:eastAsia="zh-CN"/>
          </w:rPr>
          <w:t>在</w:t>
        </w:r>
      </w:ins>
      <w:ins w:id="261" w:author="slhfox99403" w:date="2026-04-25T10:49:22Z">
        <w:r>
          <w:rPr>
            <w:rFonts w:hint="eastAsia"/>
            <w:lang w:val="en-US" w:eastAsia="zh-CN"/>
          </w:rPr>
          <w:t>当前</w:t>
        </w:r>
      </w:ins>
      <w:ins w:id="262" w:author="slhfox99403" w:date="2026-04-25T10:49:27Z">
        <w:r>
          <w:rPr>
            <w:rFonts w:hint="eastAsia"/>
            <w:lang w:val="en-US" w:eastAsia="zh-CN"/>
          </w:rPr>
          <w:t>日期</w:t>
        </w:r>
      </w:ins>
      <w:ins w:id="263" w:author="slhfox99403" w:date="2026-04-25T10:49:37Z">
        <w:r>
          <w:rPr>
            <w:rFonts w:hint="eastAsia"/>
            <w:lang w:val="en-US" w:eastAsia="zh-CN"/>
          </w:rPr>
          <w:t>下</w:t>
        </w:r>
      </w:ins>
      <w:ins w:id="264" w:author="slhfox99403" w:date="2026-04-25T10:49:41Z">
        <w:r>
          <w:rPr>
            <w:rFonts w:hint="eastAsia"/>
            <w:lang w:val="en-US" w:eastAsia="zh-CN"/>
          </w:rPr>
          <w:t>有</w:t>
        </w:r>
      </w:ins>
      <w:ins w:id="265" w:author="slhfox99403" w:date="2026-04-25T10:49:43Z">
        <w:r>
          <w:rPr>
            <w:rFonts w:hint="eastAsia"/>
            <w:lang w:val="en-US" w:eastAsia="zh-CN"/>
          </w:rPr>
          <w:t>多少</w:t>
        </w:r>
      </w:ins>
      <w:ins w:id="266" w:author="slhfox99403" w:date="2026-04-25T10:49:44Z">
        <w:r>
          <w:rPr>
            <w:rFonts w:hint="eastAsia"/>
            <w:lang w:val="en-US" w:eastAsia="zh-CN"/>
          </w:rPr>
          <w:t>天未</w:t>
        </w:r>
      </w:ins>
      <w:ins w:id="267" w:author="slhfox99403" w:date="2026-04-25T10:49:45Z">
        <w:r>
          <w:rPr>
            <w:rFonts w:hint="eastAsia"/>
            <w:lang w:val="en-US" w:eastAsia="zh-CN"/>
          </w:rPr>
          <w:t>进行</w:t>
        </w:r>
      </w:ins>
      <w:ins w:id="268" w:author="slhfox99403" w:date="2026-04-25T10:49:46Z">
        <w:r>
          <w:rPr>
            <w:rFonts w:hint="eastAsia"/>
            <w:lang w:val="en-US" w:eastAsia="zh-CN"/>
          </w:rPr>
          <w:t>更新</w:t>
        </w:r>
      </w:ins>
    </w:p>
    <w:p>
      <w:pPr>
        <w:pStyle w:val="3"/>
        <w:rPr>
          <w:rFonts w:hint="default"/>
          <w:lang w:val="en-US" w:eastAsia="zh-CN"/>
        </w:rPr>
      </w:pPr>
      <w:ins w:id="269" w:author="slhfox99403" w:date="2026-04-25T10:50:05Z">
        <w:r>
          <w:rPr/>
          <w:drawing>
            <wp:inline distT="0" distB="0" distL="114300" distR="114300">
              <wp:extent cx="5139055" cy="1240790"/>
              <wp:effectExtent l="0" t="0" r="17145" b="3810"/>
              <wp:docPr id="1" name="图片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0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9055" cy="1240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bookmarkEnd w:id="14"/>
    <w:p>
      <w:pPr>
        <w:pStyle w:val="5"/>
      </w:pPr>
      <w:bookmarkStart w:id="15" w:name="followup-----跟进记录"/>
      <w:r>
        <w:t xml:space="preserve">follow_up — </w:t>
      </w:r>
      <w:r>
        <w:rPr>
          <w:rFonts w:hint="eastAsia"/>
        </w:rPr>
        <w:t>跟进记录</w:t>
      </w:r>
    </w:p>
    <w:p>
      <w:pPr>
        <w:pStyle w:val="23"/>
        <w:rPr>
          <w:ins w:id="271" w:author="slhfox99403" w:date="2026-04-25T10:47:37Z"/>
          <w:rFonts w:hint="eastAsia"/>
        </w:rPr>
      </w:pPr>
      <w:r>
        <w:rPr>
          <w:rFonts w:hint="eastAsia"/>
        </w:rPr>
        <w:t>同时承载两种跟进：</w:t>
      </w:r>
      <w:r>
        <w:rPr>
          <w:rStyle w:val="48"/>
        </w:rPr>
        <w:t>opportunity_id</w:t>
      </w:r>
      <w:r>
        <w:t xml:space="preserve"> </w:t>
      </w:r>
      <w:r>
        <w:rPr>
          <w:rFonts w:hint="eastAsia"/>
        </w:rPr>
        <w:t>有值时为商机跟进，为空时为纯客户维度跟进。记录跟进方式（拜访/电话/微信/饭局/会议等）、参与人、沟通内容、结果和下次计划。</w:t>
      </w:r>
    </w:p>
    <w:bookmarkEnd w:id="15"/>
    <w:p>
      <w:pPr>
        <w:pStyle w:val="5"/>
      </w:pPr>
      <w:bookmarkStart w:id="16" w:name="salesexpense-----商机费用"/>
      <w:r>
        <w:t xml:space="preserve">sales_expense — </w:t>
      </w:r>
      <w:r>
        <w:rPr>
          <w:rFonts w:hint="eastAsia"/>
        </w:rPr>
        <w:t>商机费用</w:t>
      </w:r>
    </w:p>
    <w:p>
      <w:pPr>
        <w:pStyle w:val="23"/>
      </w:pPr>
      <w:r>
        <w:rPr>
          <w:rFonts w:hint="eastAsia"/>
        </w:rPr>
        <w:t>商机阶段的销售成本明细，含差旅、招待、礼品等类型，记录是否已报销。</w:t>
      </w:r>
    </w:p>
    <w:bookmarkEnd w:id="16"/>
    <w:p>
      <w:pPr>
        <w:pStyle w:val="5"/>
      </w:pPr>
      <w:bookmarkStart w:id="17" w:name="salestask-----销售任务"/>
      <w:r>
        <w:t xml:space="preserve">sales_task — </w:t>
      </w:r>
      <w:r>
        <w:rPr>
          <w:rFonts w:hint="eastAsia"/>
        </w:rPr>
        <w:t>销售任务</w:t>
      </w:r>
    </w:p>
    <w:p>
      <w:pPr>
        <w:pStyle w:val="23"/>
        <w:rPr>
          <w:ins w:id="272" w:author="slhfox99403" w:date="2026-04-25T10:48:27Z"/>
          <w:rFonts w:hint="eastAsia"/>
        </w:rPr>
      </w:pPr>
      <w:r>
        <w:rPr>
          <w:rFonts w:hint="eastAsia"/>
        </w:rPr>
        <w:t>商机关联的待办任务，含截止日期、负责人和优先级（高/中/低）。</w:t>
      </w:r>
    </w:p>
    <w:p>
      <w:pPr>
        <w:pStyle w:val="3"/>
        <w:rPr>
          <w:ins w:id="273" w:author="slhfox99403" w:date="2026-04-25T10:48:27Z"/>
          <w:rFonts w:hint="default" w:eastAsiaTheme="minorEastAsia"/>
          <w:lang w:val="en-US" w:eastAsia="zh-CN"/>
        </w:rPr>
      </w:pPr>
      <w:ins w:id="274" w:author="slhfox99403" w:date="2026-04-25T10:48:27Z">
        <w:r>
          <w:rPr>
            <w:rFonts w:hint="eastAsia"/>
            <w:lang w:val="en-US" w:eastAsia="zh-CN"/>
          </w:rPr>
          <w:t>下次计划支持生成待办任务，进行日志提醒</w:t>
        </w:r>
      </w:ins>
    </w:p>
    <w:p>
      <w:pPr>
        <w:pStyle w:val="3"/>
      </w:pP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>
      <w:pPr>
        <w:pStyle w:val="4"/>
      </w:pPr>
      <w:bookmarkStart w:id="18" w:name="三投标域"/>
      <w:r>
        <w:rPr>
          <w:rFonts w:hint="eastAsia"/>
        </w:rPr>
        <w:t>三、投标域</w:t>
      </w:r>
    </w:p>
    <w:p>
      <w:pPr>
        <w:pStyle w:val="5"/>
      </w:pPr>
      <w:bookmarkStart w:id="19" w:name="bidregistration-----预投标登记"/>
      <w:r>
        <w:t xml:space="preserve">bid_registration — </w:t>
      </w:r>
      <w:r>
        <w:rPr>
          <w:rFonts w:hint="eastAsia"/>
        </w:rPr>
        <w:t>预投标登记</w:t>
      </w:r>
    </w:p>
    <w:p>
      <w:pPr>
        <w:pStyle w:val="23"/>
      </w:pPr>
      <w:r>
        <w:rPr>
          <w:rFonts w:hint="eastAsia"/>
        </w:rPr>
        <w:t>投标决策阶段的登记表，是投标流程的起点。记录：</w:t>
      </w:r>
    </w:p>
    <w:p>
      <w:pPr>
        <w:numPr>
          <w:ilvl w:val="0"/>
          <w:numId w:val="1"/>
        </w:numPr>
      </w:pPr>
      <w:r>
        <w:rPr>
          <w:rFonts w:hint="eastAsia"/>
        </w:rPr>
        <w:t>是否参与、我方角色（主投/陪标/盲投）</w:t>
      </w:r>
    </w:p>
    <w:p>
      <w:pPr>
        <w:numPr>
          <w:ilvl w:val="0"/>
          <w:numId w:val="1"/>
        </w:numPr>
      </w:pPr>
      <w:r>
        <w:rPr>
          <w:rFonts w:hint="eastAsia"/>
        </w:rPr>
        <w:t>投标原因类型（直接/转签/过单）及相关信息</w:t>
      </w:r>
    </w:p>
    <w:p>
      <w:pPr>
        <w:numPr>
          <w:ilvl w:val="0"/>
          <w:numId w:val="1"/>
        </w:numPr>
      </w:pPr>
      <w:r>
        <w:rPr>
          <w:rFonts w:hint="eastAsia"/>
        </w:rPr>
        <w:t>角色分工（业务对接人、商务对接人、技术方案人员）</w:t>
      </w:r>
    </w:p>
    <w:p>
      <w:pPr>
        <w:numPr>
          <w:ilvl w:val="0"/>
          <w:numId w:val="1"/>
        </w:numPr>
      </w:pPr>
      <w:r>
        <w:rPr>
          <w:rFonts w:hint="eastAsia"/>
        </w:rPr>
        <w:t>招标单位确认沟通情况</w:t>
      </w:r>
    </w:p>
    <w:bookmarkEnd w:id="19"/>
    <w:p>
      <w:pPr>
        <w:pStyle w:val="5"/>
      </w:pPr>
      <w:bookmarkStart w:id="20" w:name="bidresearch-----调研表"/>
      <w:r>
        <w:t xml:space="preserve">bid_research — </w:t>
      </w:r>
      <w:r>
        <w:rPr>
          <w:rFonts w:hint="eastAsia"/>
        </w:rPr>
        <w:t>调研表</w:t>
      </w:r>
    </w:p>
    <w:p>
      <w:pPr>
        <w:pStyle w:val="23"/>
      </w:pPr>
      <w:r>
        <w:rPr>
          <w:rFonts w:hint="eastAsia"/>
        </w:rPr>
        <w:t>投标前对招标单位的尽调报告，记录注册资本、实缴资本、参保人数、近三年亏损情况、历史业绩等画像信息，用于评估投标可行性。</w:t>
      </w:r>
    </w:p>
    <w:bookmarkEnd w:id="20"/>
    <w:p>
      <w:pPr>
        <w:pStyle w:val="5"/>
      </w:pPr>
      <w:bookmarkStart w:id="21" w:name="bidsubmission-----正式投标"/>
      <w:r>
        <w:t xml:space="preserve">bid_submission — </w:t>
      </w:r>
      <w:r>
        <w:rPr>
          <w:rFonts w:hint="eastAsia"/>
        </w:rPr>
        <w:t>正式投标</w:t>
      </w:r>
    </w:p>
    <w:p>
      <w:pPr>
        <w:pStyle w:val="23"/>
      </w:pPr>
      <w:r>
        <w:rPr>
          <w:rFonts w:hint="eastAsia"/>
        </w:rPr>
        <w:t>正式投标的执行记录，是主业务链的核心节点。记录：</w:t>
      </w:r>
    </w:p>
    <w:p>
      <w:pPr>
        <w:numPr>
          <w:ilvl w:val="0"/>
          <w:numId w:val="1"/>
        </w:numPr>
      </w:pPr>
      <w:r>
        <w:rPr>
          <w:rFonts w:hint="eastAsia"/>
        </w:rPr>
        <w:t>时间节点：报名截止、官方截止、开标时间、中标公示时间等</w:t>
      </w:r>
    </w:p>
    <w:p>
      <w:pPr>
        <w:numPr>
          <w:ilvl w:val="0"/>
          <w:numId w:val="1"/>
        </w:numPr>
      </w:pPr>
      <w:r>
        <w:rPr>
          <w:rFonts w:hint="eastAsia"/>
        </w:rPr>
        <w:t>报价策略：最低价/综合评分/谈判/询价</w:t>
      </w:r>
    </w:p>
    <w:p>
      <w:pPr>
        <w:numPr>
          <w:ilvl w:val="0"/>
          <w:numId w:val="1"/>
        </w:numPr>
      </w:pPr>
      <w:r>
        <w:rPr>
          <w:rFonts w:hint="eastAsia"/>
        </w:rPr>
        <w:t>评分权重：商务分/技术分/价格分权重</w:t>
      </w:r>
    </w:p>
    <w:p>
      <w:pPr>
        <w:numPr>
          <w:ilvl w:val="0"/>
          <w:numId w:val="1"/>
        </w:numPr>
      </w:pPr>
      <w:r>
        <w:rPr>
          <w:rFonts w:hint="eastAsia"/>
        </w:rPr>
        <w:t>投标结果：中标金额、中标单位、未中标原因</w:t>
      </w:r>
    </w:p>
    <w:p>
      <w:pPr>
        <w:numPr>
          <w:ilvl w:val="0"/>
          <w:numId w:val="1"/>
        </w:numPr>
      </w:pPr>
      <w:r>
        <w:rPr>
          <w:rFonts w:hint="eastAsia"/>
        </w:rPr>
        <w:t>服务费收取情况</w:t>
      </w:r>
    </w:p>
    <w:bookmarkEnd w:id="21"/>
    <w:p>
      <w:pPr>
        <w:pStyle w:val="5"/>
      </w:pPr>
      <w:bookmarkStart w:id="22" w:name="bidcompanion-----陪标公司"/>
      <w:r>
        <w:t xml:space="preserve">bid_companion — </w:t>
      </w:r>
      <w:r>
        <w:rPr>
          <w:rFonts w:hint="eastAsia"/>
        </w:rPr>
        <w:t>陪标公司</w:t>
      </w:r>
    </w:p>
    <w:p>
      <w:pPr>
        <w:pStyle w:val="23"/>
      </w:pPr>
      <w:r>
        <w:rPr>
          <w:rFonts w:hint="eastAsia"/>
        </w:rPr>
        <w:t>为满足最低投标人数要求而安排的配合方，记录全生命周期状态（跟进中/已确认/已完成/已取消）。</w:t>
      </w:r>
    </w:p>
    <w:bookmarkEnd w:id="22"/>
    <w:p>
      <w:pPr>
        <w:pStyle w:val="5"/>
      </w:pPr>
      <w:bookmarkStart w:id="23" w:name="bidcompetitor-----竞争对手投标维度"/>
      <w:r>
        <w:t xml:space="preserve">bid_competitor — </w:t>
      </w:r>
      <w:r>
        <w:rPr>
          <w:rFonts w:hint="eastAsia"/>
        </w:rPr>
        <w:t>竞争对手（投标维度）</w:t>
      </w:r>
    </w:p>
    <w:p>
      <w:pPr>
        <w:pStyle w:val="23"/>
      </w:pPr>
      <w:r>
        <w:rPr>
          <w:rFonts w:hint="eastAsia"/>
        </w:rPr>
        <w:t>某次投标中识别的竞争对手，关联竞争对手主档。</w:t>
      </w:r>
    </w:p>
    <w:bookmarkEnd w:id="23"/>
    <w:p>
      <w:pPr>
        <w:pStyle w:val="5"/>
      </w:pPr>
      <w:bookmarkStart w:id="24" w:name="bidlog-----投标进度日志"/>
      <w:r>
        <w:t xml:space="preserve">bid_log — </w:t>
      </w:r>
      <w:r>
        <w:rPr>
          <w:rFonts w:hint="eastAsia"/>
        </w:rPr>
        <w:t>投标进度日志</w:t>
      </w:r>
    </w:p>
    <w:p>
      <w:pPr>
        <w:pStyle w:val="23"/>
      </w:pPr>
      <w:r>
        <w:rPr>
          <w:rFonts w:hint="eastAsia"/>
        </w:rPr>
        <w:t>投标过程的时间线记录，按时间顺序记录各阶段操作节点。</w:t>
      </w:r>
    </w:p>
    <w:bookmarkEnd w:id="24"/>
    <w:p>
      <w:pPr>
        <w:pStyle w:val="5"/>
      </w:pPr>
      <w:bookmarkStart w:id="25" w:name="bidreview-----标书审核"/>
      <w:r>
        <w:t xml:space="preserve">bid_review — </w:t>
      </w:r>
      <w:r>
        <w:rPr>
          <w:rFonts w:hint="eastAsia"/>
        </w:rPr>
        <w:t>标书审核</w:t>
      </w:r>
    </w:p>
    <w:p>
      <w:pPr>
        <w:pStyle w:val="23"/>
      </w:pPr>
      <w:r>
        <w:rPr>
          <w:rFonts w:hint="eastAsia"/>
        </w:rPr>
        <w:t>标书审核记录，支持多轮（</w:t>
      </w:r>
      <w:r>
        <w:rPr>
          <w:rStyle w:val="48"/>
        </w:rPr>
        <w:t>round_no</w:t>
      </w:r>
      <w:r>
        <w:rPr>
          <w:rFonts w:hint="eastAsia"/>
        </w:rPr>
        <w:t>），区分主标/陪标，记录审核结论和检查明细。</w:t>
      </w:r>
    </w:p>
    <w:bookmarkEnd w:id="25"/>
    <w:p>
      <w:pPr>
        <w:pStyle w:val="5"/>
      </w:pPr>
      <w:bookmarkStart w:id="26" w:name="partnerqualification-----合作伙伴资质"/>
      <w:r>
        <w:t xml:space="preserve">partner_qualification — </w:t>
      </w:r>
      <w:r>
        <w:rPr>
          <w:rFonts w:hint="eastAsia"/>
        </w:rPr>
        <w:t>合作伙伴资质</w:t>
      </w:r>
    </w:p>
    <w:p>
      <w:pPr>
        <w:pStyle w:val="23"/>
      </w:pPr>
      <w:r>
        <w:rPr>
          <w:rFonts w:hint="eastAsia"/>
        </w:rPr>
        <w:t>合作伙伴持有的资质证书（人员类/业务类），含证书编号、持证人数和有效期管理。</w:t>
      </w:r>
    </w:p>
    <w:bookmarkEnd w:id="26"/>
    <w:p>
      <w:pPr>
        <w:pStyle w:val="5"/>
      </w:pPr>
      <w:bookmarkStart w:id="27" w:name="competitor-----竞争对手主档"/>
      <w:r>
        <w:t xml:space="preserve">competitor — </w:t>
      </w:r>
      <w:r>
        <w:rPr>
          <w:rFonts w:hint="eastAsia"/>
        </w:rPr>
        <w:t>竞争对手主档</w:t>
      </w:r>
    </w:p>
    <w:p>
      <w:pPr>
        <w:pStyle w:val="23"/>
      </w:pPr>
      <w:r>
        <w:rPr>
          <w:rFonts w:hint="eastAsia"/>
        </w:rPr>
        <w:t>竞争对手的基础档案，记录核心优势、主要弱点、惯常折扣率和对我司历史胜率。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7"/>
    <w:p>
      <w:pPr>
        <w:pStyle w:val="4"/>
      </w:pPr>
      <w:bookmarkStart w:id="28" w:name="四合同域"/>
      <w:r>
        <w:rPr>
          <w:rFonts w:hint="eastAsia"/>
        </w:rPr>
        <w:t>四、合同域</w:t>
      </w:r>
    </w:p>
    <w:p>
      <w:pPr>
        <w:pStyle w:val="5"/>
      </w:pPr>
      <w:bookmarkStart w:id="29" w:name="contract-----合同主档"/>
      <w:r>
        <w:t xml:space="preserve">contract — </w:t>
      </w:r>
      <w:r>
        <w:rPr>
          <w:rFonts w:hint="eastAsia"/>
        </w:rPr>
        <w:t>合同主档</w:t>
      </w:r>
    </w:p>
    <w:p>
      <w:pPr>
        <w:pStyle w:val="23"/>
        <w:rPr>
          <w:ins w:id="275" w:author="slhfox99403" w:date="2026-04-25T11:03:26Z"/>
          <w:rFonts w:hint="eastAsia"/>
        </w:rPr>
      </w:pPr>
      <w:r>
        <w:rPr>
          <w:rFonts w:hint="eastAsia"/>
        </w:rPr>
        <w:t>合同的核心档案。关键字段：</w:t>
      </w:r>
      <w:r>
        <w:rPr>
          <w:rStyle w:val="48"/>
        </w:rPr>
        <w:t>contract_no</w:t>
      </w:r>
      <w:r>
        <w:rPr>
          <w:rFonts w:hint="eastAsia"/>
        </w:rPr>
        <w:t>（合同编号）、</w:t>
      </w:r>
      <w:r>
        <w:rPr>
          <w:rStyle w:val="48"/>
        </w:rPr>
        <w:t>nature</w:t>
      </w:r>
      <w:r>
        <w:rPr>
          <w:rFonts w:hint="eastAsia"/>
        </w:rPr>
        <w:t>（直签/转签）、</w:t>
      </w:r>
      <w:r>
        <w:rPr>
          <w:rStyle w:val="48"/>
        </w:rPr>
        <w:t>contract_type</w:t>
      </w:r>
      <w:r>
        <w:rPr>
          <w:rFonts w:hint="eastAsia"/>
        </w:rPr>
        <w:t>（技术/服务/采购/咨询等）、</w:t>
      </w:r>
      <w:r>
        <w:rPr>
          <w:rStyle w:val="48"/>
        </w:rPr>
        <w:t>status</w:t>
      </w:r>
      <w:r>
        <w:rPr>
          <w:rFonts w:hint="eastAsia"/>
        </w:rPr>
        <w:t>（起草→审核→签署→执行→完成→终止）、</w:t>
      </w:r>
      <w:r>
        <w:rPr>
          <w:rStyle w:val="48"/>
        </w:rPr>
        <w:t>amount</w:t>
      </w:r>
      <w:r>
        <w:rPr>
          <w:rFonts w:hint="eastAsia"/>
        </w:rPr>
        <w:t>（合同金额）、</w:t>
      </w:r>
      <w:r>
        <w:rPr>
          <w:rStyle w:val="48"/>
        </w:rPr>
        <w:t>tax_rate</w:t>
      </w:r>
      <w:r>
        <w:rPr>
          <w:rFonts w:hint="eastAsia"/>
        </w:rPr>
        <w:t>（税率）、</w:t>
      </w:r>
      <w:r>
        <w:rPr>
          <w:rStyle w:val="48"/>
        </w:rPr>
        <w:t>payment_method</w:t>
      </w:r>
      <w:r>
        <w:rPr>
          <w:rFonts w:hint="eastAsia"/>
        </w:rPr>
        <w:t>（付款方式）。</w:t>
      </w:r>
    </w:p>
    <w:p>
      <w:pPr>
        <w:pStyle w:val="3"/>
        <w:rPr>
          <w:ins w:id="276" w:author="slhfox99403" w:date="2026-04-25T11:07:10Z"/>
          <w:rFonts w:hint="eastAsia"/>
          <w:lang w:val="en-US" w:eastAsia="zh-CN"/>
        </w:rPr>
      </w:pPr>
      <w:ins w:id="277" w:author="slhfox99403" w:date="2026-04-25T11:03:28Z">
        <w:r>
          <w:rPr>
            <w:rFonts w:hint="eastAsia"/>
            <w:lang w:val="en-US" w:eastAsia="zh-CN"/>
          </w:rPr>
          <w:t>合同</w:t>
        </w:r>
      </w:ins>
      <w:ins w:id="278" w:author="slhfox99403" w:date="2026-04-25T11:03:29Z">
        <w:r>
          <w:rPr>
            <w:rFonts w:hint="eastAsia"/>
            <w:lang w:val="en-US" w:eastAsia="zh-CN"/>
          </w:rPr>
          <w:t>金额</w:t>
        </w:r>
      </w:ins>
      <w:ins w:id="279" w:author="slhfox99403" w:date="2026-04-25T11:05:10Z">
        <w:r>
          <w:rPr>
            <w:rFonts w:hint="eastAsia"/>
            <w:lang w:val="en-US" w:eastAsia="zh-CN"/>
          </w:rPr>
          <w:t>需要</w:t>
        </w:r>
      </w:ins>
      <w:ins w:id="280" w:author="slhfox99403" w:date="2026-04-25T11:05:11Z">
        <w:r>
          <w:rPr>
            <w:rFonts w:hint="eastAsia"/>
            <w:lang w:val="en-US" w:eastAsia="zh-CN"/>
          </w:rPr>
          <w:t>进行</w:t>
        </w:r>
      </w:ins>
      <w:ins w:id="281" w:author="slhfox99403" w:date="2026-04-25T11:05:12Z">
        <w:r>
          <w:rPr>
            <w:rFonts w:hint="eastAsia"/>
            <w:lang w:val="en-US" w:eastAsia="zh-CN"/>
          </w:rPr>
          <w:t>拆分</w:t>
        </w:r>
      </w:ins>
      <w:ins w:id="282" w:author="slhfox99403" w:date="2026-04-25T11:05:39Z">
        <w:r>
          <w:rPr>
            <w:rFonts w:hint="eastAsia"/>
            <w:lang w:val="en-US" w:eastAsia="zh-CN"/>
          </w:rPr>
          <w:t>：</w:t>
        </w:r>
      </w:ins>
      <w:ins w:id="283" w:author="slhfox99403" w:date="2026-04-25T11:05:14Z">
        <w:r>
          <w:rPr>
            <w:rFonts w:hint="eastAsia"/>
            <w:lang w:val="en-US" w:eastAsia="zh-CN"/>
          </w:rPr>
          <w:t>含</w:t>
        </w:r>
      </w:ins>
      <w:ins w:id="284" w:author="slhfox99403" w:date="2026-04-25T11:05:16Z">
        <w:r>
          <w:rPr>
            <w:rFonts w:hint="eastAsia"/>
            <w:lang w:val="en-US" w:eastAsia="zh-CN"/>
          </w:rPr>
          <w:t>税</w:t>
        </w:r>
      </w:ins>
      <w:ins w:id="285" w:author="slhfox99403" w:date="2026-04-25T11:05:17Z">
        <w:r>
          <w:rPr>
            <w:rFonts w:hint="eastAsia"/>
            <w:lang w:val="en-US" w:eastAsia="zh-CN"/>
          </w:rPr>
          <w:t>金额、</w:t>
        </w:r>
      </w:ins>
      <w:ins w:id="286" w:author="slhfox99403" w:date="2026-04-25T11:05:19Z">
        <w:r>
          <w:rPr>
            <w:rFonts w:hint="eastAsia"/>
            <w:lang w:val="en-US" w:eastAsia="zh-CN"/>
          </w:rPr>
          <w:t>不</w:t>
        </w:r>
      </w:ins>
      <w:ins w:id="287" w:author="slhfox99403" w:date="2026-04-25T11:05:23Z">
        <w:r>
          <w:rPr>
            <w:rFonts w:hint="eastAsia"/>
            <w:lang w:val="en-US" w:eastAsia="zh-CN"/>
          </w:rPr>
          <w:t>含税</w:t>
        </w:r>
      </w:ins>
      <w:ins w:id="288" w:author="slhfox99403" w:date="2026-04-25T11:05:42Z">
        <w:r>
          <w:rPr>
            <w:rFonts w:hint="eastAsia"/>
            <w:lang w:val="en-US" w:eastAsia="zh-CN"/>
          </w:rPr>
          <w:t>金额</w:t>
        </w:r>
      </w:ins>
      <w:ins w:id="289" w:author="slhfox99403" w:date="2026-04-25T11:05:59Z">
        <w:r>
          <w:rPr>
            <w:rFonts w:hint="eastAsia"/>
            <w:lang w:val="en-US" w:eastAsia="zh-CN"/>
          </w:rPr>
          <w:t>（</w:t>
        </w:r>
      </w:ins>
      <w:ins w:id="290" w:author="slhfox99403" w:date="2026-04-25T11:06:00Z">
        <w:r>
          <w:rPr>
            <w:rFonts w:hint="eastAsia"/>
            <w:lang w:val="en-US" w:eastAsia="zh-CN"/>
          </w:rPr>
          <w:t>后期</w:t>
        </w:r>
      </w:ins>
      <w:ins w:id="291" w:author="slhfox99403" w:date="2026-04-25T11:06:03Z">
        <w:r>
          <w:rPr>
            <w:rFonts w:hint="eastAsia"/>
            <w:lang w:val="en-US" w:eastAsia="zh-CN"/>
          </w:rPr>
          <w:t>每</w:t>
        </w:r>
      </w:ins>
      <w:ins w:id="292" w:author="slhfox99403" w:date="2026-04-25T11:06:04Z">
        <w:r>
          <w:rPr>
            <w:rFonts w:hint="eastAsia"/>
            <w:lang w:val="en-US" w:eastAsia="zh-CN"/>
          </w:rPr>
          <w:t>一次</w:t>
        </w:r>
      </w:ins>
      <w:ins w:id="293" w:author="slhfox99403" w:date="2026-04-25T11:06:05Z">
        <w:r>
          <w:rPr>
            <w:rFonts w:hint="eastAsia"/>
            <w:lang w:val="en-US" w:eastAsia="zh-CN"/>
          </w:rPr>
          <w:t>开票</w:t>
        </w:r>
      </w:ins>
      <w:ins w:id="294" w:author="slhfox99403" w:date="2026-04-25T11:06:07Z">
        <w:r>
          <w:rPr>
            <w:rFonts w:hint="eastAsia"/>
            <w:lang w:val="en-US" w:eastAsia="zh-CN"/>
          </w:rPr>
          <w:t>、</w:t>
        </w:r>
      </w:ins>
      <w:ins w:id="295" w:author="slhfox99403" w:date="2026-04-25T11:06:10Z">
        <w:r>
          <w:rPr>
            <w:rFonts w:hint="eastAsia"/>
            <w:lang w:val="en-US" w:eastAsia="zh-CN"/>
          </w:rPr>
          <w:t>回款</w:t>
        </w:r>
      </w:ins>
      <w:ins w:id="296" w:author="slhfox99403" w:date="2026-04-25T11:06:11Z">
        <w:r>
          <w:rPr>
            <w:rFonts w:hint="eastAsia"/>
            <w:lang w:val="en-US" w:eastAsia="zh-CN"/>
          </w:rPr>
          <w:t>都</w:t>
        </w:r>
      </w:ins>
      <w:ins w:id="297" w:author="slhfox99403" w:date="2026-04-25T11:06:12Z">
        <w:r>
          <w:rPr>
            <w:rFonts w:hint="eastAsia"/>
            <w:lang w:val="en-US" w:eastAsia="zh-CN"/>
          </w:rPr>
          <w:t>是同样</w:t>
        </w:r>
      </w:ins>
      <w:ins w:id="298" w:author="slhfox99403" w:date="2026-04-25T11:06:14Z">
        <w:r>
          <w:rPr>
            <w:rFonts w:hint="eastAsia"/>
            <w:lang w:val="en-US" w:eastAsia="zh-CN"/>
          </w:rPr>
          <w:t>进行</w:t>
        </w:r>
      </w:ins>
      <w:ins w:id="299" w:author="slhfox99403" w:date="2026-04-25T11:06:15Z">
        <w:r>
          <w:rPr>
            <w:rFonts w:hint="eastAsia"/>
            <w:lang w:val="en-US" w:eastAsia="zh-CN"/>
          </w:rPr>
          <w:t>拆分</w:t>
        </w:r>
      </w:ins>
      <w:ins w:id="300" w:author="slhfox99403" w:date="2026-04-25T11:06:16Z">
        <w:r>
          <w:rPr>
            <w:rFonts w:hint="eastAsia"/>
            <w:lang w:val="en-US" w:eastAsia="zh-CN"/>
          </w:rPr>
          <w:t>）</w:t>
        </w:r>
      </w:ins>
      <w:ins w:id="301" w:author="slhfox99403" w:date="2026-04-25T11:07:02Z">
        <w:r>
          <w:rPr>
            <w:rFonts w:hint="eastAsia"/>
            <w:lang w:val="en-US" w:eastAsia="zh-CN"/>
          </w:rPr>
          <w:t>不含税价=含税/（1+税率）例：100万的合同额（含税），税率是6%，这个就是计算他的不含税价94.339623=100/（1+6%）</w:t>
        </w:r>
      </w:ins>
    </w:p>
    <w:p>
      <w:pPr>
        <w:pStyle w:val="3"/>
        <w:rPr>
          <w:ins w:id="302" w:author="slhfox99403" w:date="2026-04-25T11:11:24Z"/>
          <w:rFonts w:hint="default"/>
          <w:lang w:val="en-US" w:eastAsia="zh-CN"/>
        </w:rPr>
      </w:pPr>
      <w:ins w:id="303" w:author="slhfox99403" w:date="2026-04-25T11:07:21Z">
        <w:r>
          <w:rPr>
            <w:rFonts w:hint="default"/>
            <w:lang w:val="en-US" w:eastAsia="zh-CN"/>
          </w:rPr>
          <w:t>合同性质</w:t>
        </w:r>
      </w:ins>
      <w:ins w:id="304" w:author="slhfox99403" w:date="2026-04-25T11:07:22Z">
        <w:r>
          <w:rPr>
            <w:rFonts w:hint="eastAsia"/>
            <w:lang w:val="en-US" w:eastAsia="zh-CN"/>
          </w:rPr>
          <w:t>：</w:t>
        </w:r>
      </w:ins>
      <w:ins w:id="305" w:author="slhfox99403" w:date="2026-04-25T11:07:42Z">
        <w:r>
          <w:rPr>
            <w:rFonts w:hint="eastAsia"/>
            <w:lang w:val="en-US" w:eastAsia="zh-CN"/>
          </w:rPr>
          <w:t>科技</w:t>
        </w:r>
      </w:ins>
      <w:ins w:id="306" w:author="slhfox99403" w:date="2026-04-25T11:09:05Z">
        <w:r>
          <w:rPr>
            <w:rFonts w:hint="eastAsia"/>
            <w:lang w:val="en-US" w:eastAsia="zh-CN"/>
          </w:rPr>
          <w:t>项目</w:t>
        </w:r>
      </w:ins>
      <w:ins w:id="307" w:author="slhfox99403" w:date="2026-04-25T11:07:43Z">
        <w:r>
          <w:rPr>
            <w:rFonts w:hint="eastAsia"/>
            <w:lang w:val="en-US" w:eastAsia="zh-CN"/>
          </w:rPr>
          <w:t>、</w:t>
        </w:r>
      </w:ins>
      <w:ins w:id="308" w:author="slhfox99403" w:date="2026-04-25T11:08:02Z">
        <w:r>
          <w:rPr>
            <w:rFonts w:hint="eastAsia"/>
            <w:lang w:val="en-US" w:eastAsia="zh-CN"/>
          </w:rPr>
          <w:t>劳务</w:t>
        </w:r>
      </w:ins>
      <w:ins w:id="309" w:author="slhfox99403" w:date="2026-04-25T11:07:55Z">
        <w:r>
          <w:rPr>
            <w:rFonts w:hint="eastAsia"/>
            <w:lang w:val="en-US" w:eastAsia="zh-CN"/>
          </w:rPr>
          <w:t>框架</w:t>
        </w:r>
      </w:ins>
      <w:ins w:id="310" w:author="slhfox99403" w:date="2026-04-25T11:07:56Z">
        <w:r>
          <w:rPr>
            <w:rFonts w:hint="eastAsia"/>
            <w:lang w:val="en-US" w:eastAsia="zh-CN"/>
          </w:rPr>
          <w:t>、</w:t>
        </w:r>
      </w:ins>
      <w:ins w:id="311" w:author="slhfox99403" w:date="2026-04-25T11:08:04Z">
        <w:r>
          <w:rPr>
            <w:rFonts w:hint="eastAsia"/>
            <w:lang w:val="en-US" w:eastAsia="zh-CN"/>
          </w:rPr>
          <w:t>服务</w:t>
        </w:r>
      </w:ins>
      <w:ins w:id="312" w:author="slhfox99403" w:date="2026-04-25T11:08:10Z">
        <w:r>
          <w:rPr>
            <w:rFonts w:hint="eastAsia"/>
            <w:lang w:val="en-US" w:eastAsia="zh-CN"/>
          </w:rPr>
          <w:t>框架</w:t>
        </w:r>
      </w:ins>
      <w:ins w:id="313" w:author="slhfox99403" w:date="2026-04-25T11:07:57Z">
        <w:r>
          <w:rPr>
            <w:rFonts w:hint="eastAsia"/>
            <w:lang w:val="en-US" w:eastAsia="zh-CN"/>
          </w:rPr>
          <w:t>劳务</w:t>
        </w:r>
      </w:ins>
      <w:ins w:id="314" w:author="slhfox99403" w:date="2026-04-25T11:07:58Z">
        <w:r>
          <w:rPr>
            <w:rFonts w:hint="eastAsia"/>
            <w:lang w:val="en-US" w:eastAsia="zh-CN"/>
          </w:rPr>
          <w:t>、</w:t>
        </w:r>
      </w:ins>
      <w:ins w:id="315" w:author="slhfox99403" w:date="2026-04-25T11:08:47Z">
        <w:r>
          <w:rPr>
            <w:rFonts w:hint="eastAsia"/>
            <w:lang w:val="en-US" w:eastAsia="zh-CN"/>
          </w:rPr>
          <w:t>知识</w:t>
        </w:r>
      </w:ins>
      <w:ins w:id="316" w:author="slhfox99403" w:date="2026-04-25T11:08:49Z">
        <w:r>
          <w:rPr>
            <w:rFonts w:hint="eastAsia"/>
            <w:lang w:val="en-US" w:eastAsia="zh-CN"/>
          </w:rPr>
          <w:t>产权、</w:t>
        </w:r>
      </w:ins>
      <w:ins w:id="317" w:author="slhfox99403" w:date="2026-04-25T11:09:22Z">
        <w:r>
          <w:rPr>
            <w:rFonts w:hint="eastAsia"/>
            <w:lang w:val="en-US" w:eastAsia="zh-CN"/>
          </w:rPr>
          <w:t>专</w:t>
        </w:r>
      </w:ins>
      <w:ins w:id="318" w:author="slhfox99403" w:date="2026-04-25T11:09:23Z">
        <w:r>
          <w:rPr>
            <w:rFonts w:hint="eastAsia"/>
            <w:lang w:val="en-US" w:eastAsia="zh-CN"/>
          </w:rPr>
          <w:t>项</w:t>
        </w:r>
      </w:ins>
      <w:ins w:id="319" w:author="slhfox99403" w:date="2026-04-25T11:09:24Z">
        <w:r>
          <w:rPr>
            <w:rFonts w:hint="eastAsia"/>
            <w:lang w:val="en-US" w:eastAsia="zh-CN"/>
          </w:rPr>
          <w:t>-开发</w:t>
        </w:r>
      </w:ins>
      <w:ins w:id="320" w:author="slhfox99403" w:date="2026-04-25T11:09:25Z">
        <w:r>
          <w:rPr>
            <w:rFonts w:hint="eastAsia"/>
            <w:lang w:val="en-US" w:eastAsia="zh-CN"/>
          </w:rPr>
          <w:t>、</w:t>
        </w:r>
      </w:ins>
      <w:ins w:id="321" w:author="slhfox99403" w:date="2026-04-25T11:09:32Z">
        <w:r>
          <w:rPr>
            <w:rFonts w:hint="eastAsia"/>
            <w:lang w:val="en-US" w:eastAsia="zh-CN"/>
          </w:rPr>
          <w:t>专项</w:t>
        </w:r>
      </w:ins>
      <w:ins w:id="322" w:author="slhfox99403" w:date="2026-04-25T11:09:33Z">
        <w:r>
          <w:rPr>
            <w:rFonts w:hint="eastAsia"/>
            <w:lang w:val="en-US" w:eastAsia="zh-CN"/>
          </w:rPr>
          <w:t>-</w:t>
        </w:r>
      </w:ins>
      <w:ins w:id="323" w:author="slhfox99403" w:date="2026-04-25T11:09:39Z">
        <w:r>
          <w:rPr>
            <w:rFonts w:hint="eastAsia"/>
            <w:lang w:val="en-US" w:eastAsia="zh-CN"/>
          </w:rPr>
          <w:t>实施、</w:t>
        </w:r>
      </w:ins>
      <w:ins w:id="324" w:author="slhfox99403" w:date="2026-04-25T11:09:45Z">
        <w:r>
          <w:rPr>
            <w:rFonts w:hint="eastAsia"/>
            <w:lang w:val="en-US" w:eastAsia="zh-CN"/>
          </w:rPr>
          <w:t>专项</w:t>
        </w:r>
      </w:ins>
      <w:ins w:id="325" w:author="slhfox99403" w:date="2026-04-25T11:09:46Z">
        <w:r>
          <w:rPr>
            <w:rFonts w:hint="eastAsia"/>
            <w:lang w:val="en-US" w:eastAsia="zh-CN"/>
          </w:rPr>
          <w:t>-</w:t>
        </w:r>
      </w:ins>
      <w:ins w:id="326" w:author="slhfox99403" w:date="2026-04-25T11:09:47Z">
        <w:r>
          <w:rPr>
            <w:rFonts w:hint="eastAsia"/>
            <w:lang w:val="en-US" w:eastAsia="zh-CN"/>
          </w:rPr>
          <w:t>咨询</w:t>
        </w:r>
      </w:ins>
      <w:ins w:id="327" w:author="slhfox99403" w:date="2026-04-25T11:09:48Z">
        <w:r>
          <w:rPr>
            <w:rFonts w:hint="eastAsia"/>
            <w:lang w:val="en-US" w:eastAsia="zh-CN"/>
          </w:rPr>
          <w:t>、</w:t>
        </w:r>
      </w:ins>
      <w:ins w:id="328" w:author="slhfox99403" w:date="2026-04-25T11:09:54Z">
        <w:r>
          <w:rPr>
            <w:rFonts w:hint="eastAsia"/>
            <w:lang w:val="en-US" w:eastAsia="zh-CN"/>
          </w:rPr>
          <w:t>专</w:t>
        </w:r>
      </w:ins>
      <w:ins w:id="329" w:author="slhfox99403" w:date="2026-04-25T11:09:55Z">
        <w:r>
          <w:rPr>
            <w:rFonts w:hint="eastAsia"/>
            <w:lang w:val="en-US" w:eastAsia="zh-CN"/>
          </w:rPr>
          <w:t>项数据</w:t>
        </w:r>
      </w:ins>
      <w:ins w:id="330" w:author="slhfox99403" w:date="2026-04-25T11:09:56Z">
        <w:r>
          <w:rPr>
            <w:rFonts w:hint="eastAsia"/>
            <w:lang w:val="en-US" w:eastAsia="zh-CN"/>
          </w:rPr>
          <w:t>治</w:t>
        </w:r>
      </w:ins>
      <w:ins w:id="331" w:author="slhfox99403" w:date="2026-04-25T11:09:57Z">
        <w:r>
          <w:rPr>
            <w:rFonts w:hint="eastAsia"/>
            <w:lang w:val="en-US" w:eastAsia="zh-CN"/>
          </w:rPr>
          <w:t>理</w:t>
        </w:r>
      </w:ins>
      <w:ins w:id="332" w:author="slhfox99403" w:date="2026-04-25T11:09:58Z">
        <w:r>
          <w:rPr>
            <w:rFonts w:hint="eastAsia"/>
            <w:lang w:val="en-US" w:eastAsia="zh-CN"/>
          </w:rPr>
          <w:t>、</w:t>
        </w:r>
      </w:ins>
      <w:ins w:id="333" w:author="slhfox99403" w:date="2026-04-25T11:10:04Z">
        <w:r>
          <w:rPr>
            <w:rFonts w:hint="eastAsia"/>
            <w:lang w:val="en-US" w:eastAsia="zh-CN"/>
          </w:rPr>
          <w:t>专项</w:t>
        </w:r>
      </w:ins>
      <w:ins w:id="334" w:author="slhfox99403" w:date="2026-04-25T11:10:05Z">
        <w:r>
          <w:rPr>
            <w:rFonts w:hint="eastAsia"/>
            <w:lang w:val="en-US" w:eastAsia="zh-CN"/>
          </w:rPr>
          <w:t>-</w:t>
        </w:r>
      </w:ins>
      <w:ins w:id="335" w:author="slhfox99403" w:date="2026-04-25T11:10:06Z">
        <w:r>
          <w:rPr>
            <w:rFonts w:hint="eastAsia"/>
            <w:lang w:val="en-US" w:eastAsia="zh-CN"/>
          </w:rPr>
          <w:t>过</w:t>
        </w:r>
      </w:ins>
      <w:ins w:id="336" w:author="slhfox99403" w:date="2026-04-25T11:10:07Z">
        <w:r>
          <w:rPr>
            <w:rFonts w:hint="eastAsia"/>
            <w:lang w:val="en-US" w:eastAsia="zh-CN"/>
          </w:rPr>
          <w:t>单、</w:t>
        </w:r>
      </w:ins>
      <w:ins w:id="337" w:author="slhfox99403" w:date="2026-04-25T11:10:20Z">
        <w:r>
          <w:rPr>
            <w:rFonts w:hint="eastAsia"/>
            <w:lang w:val="en-US" w:eastAsia="zh-CN"/>
          </w:rPr>
          <w:t>专</w:t>
        </w:r>
      </w:ins>
      <w:ins w:id="338" w:author="slhfox99403" w:date="2026-04-25T11:10:22Z">
        <w:r>
          <w:rPr>
            <w:rFonts w:hint="eastAsia"/>
            <w:lang w:val="en-US" w:eastAsia="zh-CN"/>
          </w:rPr>
          <w:t>项-</w:t>
        </w:r>
      </w:ins>
      <w:ins w:id="339" w:author="slhfox99403" w:date="2026-04-25T11:10:23Z">
        <w:r>
          <w:rPr>
            <w:rFonts w:hint="eastAsia"/>
            <w:lang w:val="en-US" w:eastAsia="zh-CN"/>
          </w:rPr>
          <w:t>其他</w:t>
        </w:r>
      </w:ins>
      <w:ins w:id="340" w:author="slhfox99403" w:date="2026-04-25T11:10:24Z">
        <w:r>
          <w:rPr>
            <w:rFonts w:hint="eastAsia"/>
            <w:lang w:val="en-US" w:eastAsia="zh-CN"/>
          </w:rPr>
          <w:t>、内</w:t>
        </w:r>
      </w:ins>
      <w:ins w:id="341" w:author="slhfox99403" w:date="2026-04-25T11:10:25Z">
        <w:r>
          <w:rPr>
            <w:rFonts w:hint="eastAsia"/>
            <w:lang w:val="en-US" w:eastAsia="zh-CN"/>
          </w:rPr>
          <w:t>部</w:t>
        </w:r>
      </w:ins>
      <w:ins w:id="342" w:author="slhfox99403" w:date="2026-04-25T11:10:26Z">
        <w:r>
          <w:rPr>
            <w:rFonts w:hint="eastAsia"/>
            <w:lang w:val="en-US" w:eastAsia="zh-CN"/>
          </w:rPr>
          <w:t>销售</w:t>
        </w:r>
      </w:ins>
      <w:ins w:id="343" w:author="slhfox99403" w:date="2026-04-25T18:09:26Z">
        <w:r>
          <w:rPr>
            <w:rFonts w:hint="eastAsia"/>
            <w:lang w:val="en-US" w:eastAsia="zh-CN"/>
          </w:rPr>
          <w:t>、</w:t>
        </w:r>
      </w:ins>
      <w:ins w:id="344" w:author="slhfox99403" w:date="2026-04-25T18:09:27Z">
        <w:r>
          <w:rPr>
            <w:rFonts w:hint="eastAsia"/>
            <w:lang w:val="en-US" w:eastAsia="zh-CN"/>
          </w:rPr>
          <w:t>采购</w:t>
        </w:r>
      </w:ins>
    </w:p>
    <w:p>
      <w:pPr>
        <w:pStyle w:val="3"/>
        <w:rPr>
          <w:ins w:id="345" w:author="slhfox99403" w:date="2026-04-25T11:13:02Z"/>
          <w:rFonts w:hint="default"/>
          <w:lang w:val="en-US" w:eastAsia="zh-CN"/>
        </w:rPr>
      </w:pPr>
      <w:ins w:id="346" w:author="slhfox99403" w:date="2026-04-25T11:11:24Z">
        <w:r>
          <w:rPr>
            <w:rFonts w:hint="eastAsia"/>
            <w:lang w:val="en-US" w:eastAsia="zh-CN"/>
          </w:rPr>
          <w:t>合同</w:t>
        </w:r>
      </w:ins>
      <w:ins w:id="347" w:author="slhfox99403" w:date="2026-04-25T11:11:25Z">
        <w:r>
          <w:rPr>
            <w:rFonts w:hint="eastAsia"/>
            <w:lang w:val="en-US" w:eastAsia="zh-CN"/>
          </w:rPr>
          <w:t>状态</w:t>
        </w:r>
      </w:ins>
      <w:ins w:id="348" w:author="slhfox99403" w:date="2026-04-25T11:11:26Z">
        <w:r>
          <w:rPr>
            <w:rFonts w:hint="eastAsia"/>
            <w:lang w:val="en-US" w:eastAsia="zh-CN"/>
          </w:rPr>
          <w:t>：</w:t>
        </w:r>
      </w:ins>
      <w:ins w:id="349" w:author="slhfox99403" w:date="2026-04-25T11:11:38Z">
        <w:r>
          <w:rPr>
            <w:rFonts w:hint="eastAsia"/>
            <w:lang w:val="en-US" w:eastAsia="zh-CN"/>
          </w:rPr>
          <w:t>签约</w:t>
        </w:r>
      </w:ins>
      <w:ins w:id="350" w:author="slhfox99403" w:date="2026-04-25T11:11:39Z">
        <w:r>
          <w:rPr>
            <w:rFonts w:hint="eastAsia"/>
            <w:lang w:val="en-US" w:eastAsia="zh-CN"/>
          </w:rPr>
          <w:t>中</w:t>
        </w:r>
      </w:ins>
      <w:ins w:id="351" w:author="slhfox99403" w:date="2026-04-25T11:11:54Z">
        <w:r>
          <w:rPr>
            <w:rFonts w:hint="eastAsia"/>
            <w:lang w:val="en-US" w:eastAsia="zh-CN"/>
          </w:rPr>
          <w:t>（</w:t>
        </w:r>
      </w:ins>
      <w:ins w:id="352" w:author="slhfox99403" w:date="2026-04-25T11:11:49Z">
        <w:r>
          <w:rPr>
            <w:rFonts w:hint="eastAsia"/>
            <w:lang w:val="en-US" w:eastAsia="zh-CN"/>
          </w:rPr>
          <w:t>我方合同材料编写中</w:t>
        </w:r>
      </w:ins>
      <w:ins w:id="353" w:author="slhfox99403" w:date="2026-04-25T11:11:56Z">
        <w:r>
          <w:rPr>
            <w:rFonts w:hint="eastAsia"/>
            <w:lang w:val="en-US" w:eastAsia="zh-CN"/>
          </w:rPr>
          <w:t>、</w:t>
        </w:r>
      </w:ins>
      <w:ins w:id="354" w:author="slhfox99403" w:date="2026-04-25T11:12:03Z">
        <w:r>
          <w:rPr>
            <w:rFonts w:hint="eastAsia"/>
            <w:lang w:val="en-US" w:eastAsia="zh-CN"/>
          </w:rPr>
          <w:t>已发甲方，待其审核</w:t>
        </w:r>
      </w:ins>
      <w:ins w:id="355" w:author="slhfox99403" w:date="2026-04-25T11:12:04Z">
        <w:r>
          <w:rPr>
            <w:rFonts w:hint="eastAsia"/>
            <w:lang w:val="en-US" w:eastAsia="zh-CN"/>
          </w:rPr>
          <w:t>、</w:t>
        </w:r>
      </w:ins>
      <w:ins w:id="356" w:author="slhfox99403" w:date="2026-04-25T11:12:13Z">
        <w:r>
          <w:rPr>
            <w:rFonts w:hint="eastAsia"/>
            <w:lang w:val="en-US" w:eastAsia="zh-CN"/>
          </w:rPr>
          <w:t>盖章完成，已邮寄待回寄</w:t>
        </w:r>
      </w:ins>
      <w:ins w:id="357" w:author="slhfox99403" w:date="2026-04-25T11:12:15Z">
        <w:r>
          <w:rPr>
            <w:rFonts w:hint="eastAsia"/>
            <w:lang w:val="en-US" w:eastAsia="zh-CN"/>
          </w:rPr>
          <w:t>）</w:t>
        </w:r>
      </w:ins>
      <w:ins w:id="358" w:author="slhfox99403" w:date="2026-04-25T11:12:16Z">
        <w:r>
          <w:rPr>
            <w:rFonts w:hint="eastAsia"/>
            <w:lang w:val="en-US" w:eastAsia="zh-CN"/>
          </w:rPr>
          <w:t>、</w:t>
        </w:r>
      </w:ins>
      <w:ins w:id="359" w:author="slhfox99403" w:date="2026-04-25T11:12:23Z">
        <w:r>
          <w:rPr>
            <w:rFonts w:hint="eastAsia"/>
            <w:lang w:val="en-US" w:eastAsia="zh-CN"/>
          </w:rPr>
          <w:t>已</w:t>
        </w:r>
      </w:ins>
      <w:ins w:id="360" w:author="slhfox99403" w:date="2026-04-25T11:12:24Z">
        <w:r>
          <w:rPr>
            <w:rFonts w:hint="eastAsia"/>
            <w:lang w:val="en-US" w:eastAsia="zh-CN"/>
          </w:rPr>
          <w:t>完成</w:t>
        </w:r>
      </w:ins>
      <w:ins w:id="361" w:author="slhfox99403" w:date="2026-04-25T11:12:25Z">
        <w:r>
          <w:rPr>
            <w:rFonts w:hint="eastAsia"/>
            <w:lang w:val="en-US" w:eastAsia="zh-CN"/>
          </w:rPr>
          <w:t>（</w:t>
        </w:r>
      </w:ins>
      <w:ins w:id="362" w:author="slhfox99403" w:date="2026-04-25T11:12:32Z">
        <w:r>
          <w:rPr>
            <w:rFonts w:hint="eastAsia"/>
            <w:lang w:val="en-US" w:eastAsia="zh-CN"/>
          </w:rPr>
          <w:t>签约</w:t>
        </w:r>
      </w:ins>
      <w:ins w:id="363" w:author="slhfox99403" w:date="2026-04-25T11:12:33Z">
        <w:r>
          <w:rPr>
            <w:rFonts w:hint="eastAsia"/>
            <w:lang w:val="en-US" w:eastAsia="zh-CN"/>
          </w:rPr>
          <w:t>完成</w:t>
        </w:r>
      </w:ins>
      <w:ins w:id="364" w:author="slhfox99403" w:date="2026-04-25T11:12:35Z">
        <w:r>
          <w:rPr>
            <w:rFonts w:hint="eastAsia"/>
            <w:lang w:val="en-US" w:eastAsia="zh-CN"/>
          </w:rPr>
          <w:t>归</w:t>
        </w:r>
      </w:ins>
      <w:ins w:id="365" w:author="slhfox99403" w:date="2026-04-25T11:12:36Z">
        <w:r>
          <w:rPr>
            <w:rFonts w:hint="eastAsia"/>
            <w:lang w:val="en-US" w:eastAsia="zh-CN"/>
          </w:rPr>
          <w:t>档）</w:t>
        </w:r>
      </w:ins>
      <w:ins w:id="366" w:author="slhfox99403" w:date="2026-04-25T11:12:37Z">
        <w:r>
          <w:rPr>
            <w:rFonts w:hint="eastAsia"/>
            <w:lang w:val="en-US" w:eastAsia="zh-CN"/>
          </w:rPr>
          <w:t>、</w:t>
        </w:r>
      </w:ins>
      <w:ins w:id="367" w:author="slhfox99403" w:date="2026-04-25T18:09:34Z">
        <w:r>
          <w:rPr>
            <w:rFonts w:hint="eastAsia"/>
            <w:lang w:val="en-US" w:eastAsia="zh-CN"/>
          </w:rPr>
          <w:t>变</w:t>
        </w:r>
      </w:ins>
      <w:ins w:id="368" w:author="slhfox99403" w:date="2026-04-25T18:09:35Z">
        <w:r>
          <w:rPr>
            <w:rFonts w:hint="eastAsia"/>
            <w:lang w:val="en-US" w:eastAsia="zh-CN"/>
          </w:rPr>
          <w:t>更</w:t>
        </w:r>
      </w:ins>
      <w:ins w:id="369" w:author="slhfox99403" w:date="2026-04-25T18:09:36Z">
        <w:r>
          <w:rPr>
            <w:rFonts w:hint="eastAsia"/>
            <w:lang w:val="en-US" w:eastAsia="zh-CN"/>
          </w:rPr>
          <w:t>、</w:t>
        </w:r>
      </w:ins>
      <w:ins w:id="370" w:author="slhfox99403" w:date="2026-04-25T18:09:37Z">
        <w:r>
          <w:rPr>
            <w:rFonts w:hint="eastAsia"/>
            <w:lang w:val="en-US" w:eastAsia="zh-CN"/>
          </w:rPr>
          <w:t>终止</w:t>
        </w:r>
      </w:ins>
    </w:p>
    <w:p>
      <w:pPr>
        <w:pStyle w:val="3"/>
        <w:rPr>
          <w:del w:id="371" w:author="slhfox99403" w:date="2026-04-25T17:47:28Z"/>
          <w:rFonts w:hint="default"/>
          <w:lang w:val="en-US" w:eastAsia="zh-CN"/>
        </w:rPr>
      </w:pPr>
      <w:ins w:id="372" w:author="slhfox99403" w:date="2026-04-25T17:53:51Z">
        <w:r>
          <w:rPr>
            <w:rFonts w:hint="eastAsia"/>
            <w:lang w:val="en-US" w:eastAsia="zh-CN"/>
          </w:rPr>
          <w:t>需要</w:t>
        </w:r>
      </w:ins>
      <w:ins w:id="373" w:author="slhfox99403" w:date="2026-04-25T17:53:53Z">
        <w:r>
          <w:rPr>
            <w:rFonts w:hint="eastAsia"/>
            <w:lang w:val="en-US" w:eastAsia="zh-CN"/>
          </w:rPr>
          <w:t>补充记录</w:t>
        </w:r>
      </w:ins>
      <w:ins w:id="374" w:author="slhfox99403" w:date="2026-04-25T17:53:54Z">
        <w:r>
          <w:rPr>
            <w:rFonts w:hint="eastAsia"/>
            <w:lang w:val="en-US" w:eastAsia="zh-CN"/>
          </w:rPr>
          <w:t>的</w:t>
        </w:r>
      </w:ins>
    </w:p>
    <w:p>
      <w:pPr>
        <w:pStyle w:val="3"/>
        <w:rPr>
          <w:ins w:id="375" w:author="slhfox99403" w:date="2026-04-25T17:48:15Z"/>
          <w:rFonts w:hint="eastAsia"/>
          <w:b/>
          <w:bCs/>
          <w:lang w:val="en-US" w:eastAsia="zh-CN"/>
        </w:rPr>
      </w:pPr>
      <w:ins w:id="376" w:author="slhfox99403" w:date="2026-04-25T17:47:44Z">
        <w:r>
          <w:rPr>
            <w:rFonts w:hint="eastAsia"/>
            <w:b/>
            <w:bCs/>
            <w:lang w:val="en-US" w:eastAsia="zh-CN"/>
          </w:rPr>
          <w:t>人员</w:t>
        </w:r>
      </w:ins>
      <w:ins w:id="377" w:author="slhfox99403" w:date="2026-04-25T17:47:45Z">
        <w:r>
          <w:rPr>
            <w:rFonts w:hint="eastAsia"/>
            <w:b/>
            <w:bCs/>
            <w:lang w:val="en-US" w:eastAsia="zh-CN"/>
          </w:rPr>
          <w:t>信息</w:t>
        </w:r>
      </w:ins>
      <w:ins w:id="378" w:author="slhfox99403" w:date="2026-04-25T17:47:46Z">
        <w:r>
          <w:rPr>
            <w:rFonts w:hint="eastAsia"/>
            <w:b/>
            <w:bCs/>
            <w:lang w:val="en-US" w:eastAsia="zh-CN"/>
          </w:rPr>
          <w:t>：</w:t>
        </w:r>
      </w:ins>
    </w:p>
    <w:p>
      <w:pPr>
        <w:pStyle w:val="3"/>
        <w:numPr>
          <w:ilvl w:val="0"/>
          <w:numId w:val="2"/>
          <w:ins w:id="380" w:author="slhfox99403" w:date="2026-04-25T17:48:32Z"/>
        </w:numPr>
        <w:rPr>
          <w:ins w:id="381" w:author="slhfox99403" w:date="2026-04-25T17:48:32Z"/>
          <w:rFonts w:hint="eastAsia"/>
          <w:lang w:val="en-US" w:eastAsia="zh-CN"/>
        </w:rPr>
        <w:pPrChange w:id="379" w:author="slhfox99403" w:date="2026-04-25T17:48:32Z">
          <w:pPr>
            <w:pStyle w:val="3"/>
          </w:pPr>
        </w:pPrChange>
      </w:pPr>
      <w:ins w:id="382" w:author="slhfox99403" w:date="2026-04-25T17:47:51Z">
        <w:r>
          <w:rPr>
            <w:rFonts w:hint="eastAsia"/>
            <w:b/>
            <w:bCs/>
            <w:lang w:val="en-US" w:eastAsia="zh-CN"/>
          </w:rPr>
          <w:t>合同</w:t>
        </w:r>
      </w:ins>
      <w:ins w:id="383" w:author="slhfox99403" w:date="2026-04-25T17:47:47Z">
        <w:r>
          <w:rPr>
            <w:rFonts w:hint="eastAsia"/>
            <w:b/>
            <w:bCs/>
            <w:lang w:val="en-US" w:eastAsia="zh-CN"/>
          </w:rPr>
          <w:t>文本</w:t>
        </w:r>
      </w:ins>
      <w:ins w:id="384" w:author="slhfox99403" w:date="2026-04-25T17:47:54Z">
        <w:r>
          <w:rPr>
            <w:rFonts w:hint="eastAsia"/>
            <w:b/>
            <w:bCs/>
            <w:lang w:val="en-US" w:eastAsia="zh-CN"/>
          </w:rPr>
          <w:t>相</w:t>
        </w:r>
      </w:ins>
      <w:ins w:id="385" w:author="slhfox99403" w:date="2026-04-25T17:47:55Z">
        <w:r>
          <w:rPr>
            <w:rFonts w:hint="eastAsia"/>
            <w:b/>
            <w:bCs/>
            <w:lang w:val="en-US" w:eastAsia="zh-CN"/>
          </w:rPr>
          <w:t>关人</w:t>
        </w:r>
      </w:ins>
      <w:ins w:id="386" w:author="slhfox99403" w:date="2026-04-25T17:47:56Z">
        <w:r>
          <w:rPr>
            <w:rFonts w:hint="eastAsia"/>
            <w:b/>
            <w:bCs/>
            <w:lang w:val="en-US" w:eastAsia="zh-CN"/>
          </w:rPr>
          <w:t>员</w:t>
        </w:r>
      </w:ins>
      <w:ins w:id="387" w:author="slhfox99403" w:date="2026-04-25T17:48:02Z">
        <w:r>
          <w:rPr>
            <w:rFonts w:hint="eastAsia"/>
            <w:b/>
            <w:bCs/>
            <w:lang w:val="en-US" w:eastAsia="zh-CN"/>
          </w:rPr>
          <w:t>---</w:t>
        </w:r>
      </w:ins>
      <w:ins w:id="388" w:author="slhfox99403" w:date="2026-04-25T17:48:00Z">
        <w:r>
          <w:rPr>
            <w:rFonts w:hint="eastAsia"/>
            <w:lang w:val="en-US" w:eastAsia="zh-CN"/>
          </w:rPr>
          <w:t>记录合同文本上的登记的项目负责人，可以与实际项目负责人不一样，可为同一个人；</w:t>
        </w:r>
      </w:ins>
      <w:ins w:id="389" w:author="slhfox99403" w:date="2026-04-25T17:48:48Z">
        <w:r>
          <w:rPr>
            <w:rFonts w:hint="eastAsia"/>
            <w:lang w:val="en-US" w:eastAsia="zh-CN"/>
          </w:rPr>
          <w:t>在</w:t>
        </w:r>
      </w:ins>
      <w:ins w:id="390" w:author="slhfox99403" w:date="2026-04-25T17:48:49Z">
        <w:r>
          <w:rPr>
            <w:rFonts w:hint="eastAsia"/>
            <w:lang w:val="en-US" w:eastAsia="zh-CN"/>
          </w:rPr>
          <w:t>填写</w:t>
        </w:r>
      </w:ins>
      <w:ins w:id="391" w:author="slhfox99403" w:date="2026-04-25T17:48:50Z">
        <w:r>
          <w:rPr>
            <w:rFonts w:hint="eastAsia"/>
            <w:lang w:val="en-US" w:eastAsia="zh-CN"/>
          </w:rPr>
          <w:t>人</w:t>
        </w:r>
      </w:ins>
      <w:ins w:id="392" w:author="slhfox99403" w:date="2026-04-25T17:48:51Z">
        <w:r>
          <w:rPr>
            <w:rFonts w:hint="eastAsia"/>
            <w:lang w:val="en-US" w:eastAsia="zh-CN"/>
          </w:rPr>
          <w:t>员</w:t>
        </w:r>
      </w:ins>
      <w:ins w:id="393" w:author="slhfox99403" w:date="2026-04-25T17:48:52Z">
        <w:r>
          <w:rPr>
            <w:rFonts w:hint="eastAsia"/>
            <w:lang w:val="en-US" w:eastAsia="zh-CN"/>
          </w:rPr>
          <w:t>信息</w:t>
        </w:r>
      </w:ins>
      <w:ins w:id="394" w:author="slhfox99403" w:date="2026-04-25T17:48:53Z">
        <w:r>
          <w:rPr>
            <w:rFonts w:hint="eastAsia"/>
            <w:lang w:val="en-US" w:eastAsia="zh-CN"/>
          </w:rPr>
          <w:t>时</w:t>
        </w:r>
      </w:ins>
      <w:ins w:id="395" w:author="slhfox99403" w:date="2026-04-25T17:48:54Z">
        <w:r>
          <w:rPr>
            <w:rFonts w:hint="eastAsia"/>
            <w:lang w:val="en-US" w:eastAsia="zh-CN"/>
          </w:rPr>
          <w:t>可</w:t>
        </w:r>
      </w:ins>
      <w:ins w:id="396" w:author="slhfox99403" w:date="2026-04-25T17:48:55Z">
        <w:r>
          <w:rPr>
            <w:rFonts w:hint="eastAsia"/>
            <w:lang w:val="en-US" w:eastAsia="zh-CN"/>
          </w:rPr>
          <w:t>查询</w:t>
        </w:r>
      </w:ins>
      <w:ins w:id="397" w:author="slhfox99403" w:date="2026-04-25T17:48:57Z">
        <w:r>
          <w:rPr>
            <w:rFonts w:hint="eastAsia"/>
            <w:lang w:val="en-US" w:eastAsia="zh-CN"/>
          </w:rPr>
          <w:t>本</w:t>
        </w:r>
      </w:ins>
      <w:ins w:id="398" w:author="slhfox99403" w:date="2026-04-25T17:48:59Z">
        <w:r>
          <w:rPr>
            <w:rFonts w:hint="eastAsia"/>
            <w:lang w:val="en-US" w:eastAsia="zh-CN"/>
          </w:rPr>
          <w:t>公司</w:t>
        </w:r>
      </w:ins>
      <w:ins w:id="399" w:author="slhfox99403" w:date="2026-04-25T17:49:00Z">
        <w:r>
          <w:rPr>
            <w:rFonts w:hint="eastAsia"/>
            <w:lang w:val="en-US" w:eastAsia="zh-CN"/>
          </w:rPr>
          <w:t>在</w:t>
        </w:r>
      </w:ins>
      <w:ins w:id="400" w:author="slhfox99403" w:date="2026-04-25T17:49:01Z">
        <w:r>
          <w:rPr>
            <w:rFonts w:hint="eastAsia"/>
            <w:lang w:val="en-US" w:eastAsia="zh-CN"/>
          </w:rPr>
          <w:t>与</w:t>
        </w:r>
      </w:ins>
      <w:ins w:id="401" w:author="slhfox99403" w:date="2026-04-25T17:49:02Z">
        <w:r>
          <w:rPr>
            <w:rFonts w:hint="eastAsia"/>
            <w:lang w:val="en-US" w:eastAsia="zh-CN"/>
          </w:rPr>
          <w:t>此</w:t>
        </w:r>
      </w:ins>
      <w:ins w:id="402" w:author="slhfox99403" w:date="2026-04-25T17:49:03Z">
        <w:r>
          <w:rPr>
            <w:rFonts w:hint="eastAsia"/>
            <w:lang w:val="en-US" w:eastAsia="zh-CN"/>
          </w:rPr>
          <w:t>客户</w:t>
        </w:r>
      </w:ins>
      <w:ins w:id="403" w:author="slhfox99403" w:date="2026-04-25T17:49:11Z">
        <w:r>
          <w:rPr>
            <w:rFonts w:hint="eastAsia"/>
            <w:lang w:val="en-US" w:eastAsia="zh-CN"/>
          </w:rPr>
          <w:t>签订的</w:t>
        </w:r>
      </w:ins>
      <w:ins w:id="404" w:author="slhfox99403" w:date="2026-04-25T17:49:13Z">
        <w:r>
          <w:rPr>
            <w:rFonts w:hint="eastAsia"/>
            <w:lang w:val="en-US" w:eastAsia="zh-CN"/>
          </w:rPr>
          <w:t>合同</w:t>
        </w:r>
      </w:ins>
      <w:ins w:id="405" w:author="slhfox99403" w:date="2026-04-25T17:49:14Z">
        <w:r>
          <w:rPr>
            <w:rFonts w:hint="eastAsia"/>
            <w:lang w:val="en-US" w:eastAsia="zh-CN"/>
          </w:rPr>
          <w:t>中</w:t>
        </w:r>
      </w:ins>
      <w:ins w:id="406" w:author="slhfox99403" w:date="2026-04-25T17:49:15Z">
        <w:r>
          <w:rPr>
            <w:rFonts w:hint="eastAsia"/>
            <w:lang w:val="en-US" w:eastAsia="zh-CN"/>
          </w:rPr>
          <w:t>同一</w:t>
        </w:r>
      </w:ins>
      <w:ins w:id="407" w:author="slhfox99403" w:date="2026-04-25T17:49:16Z">
        <w:r>
          <w:rPr>
            <w:rFonts w:hint="eastAsia"/>
            <w:lang w:val="en-US" w:eastAsia="zh-CN"/>
          </w:rPr>
          <w:t>时间</w:t>
        </w:r>
      </w:ins>
      <w:ins w:id="408" w:author="slhfox99403" w:date="2026-04-25T17:49:17Z">
        <w:r>
          <w:rPr>
            <w:rFonts w:hint="eastAsia"/>
            <w:lang w:val="en-US" w:eastAsia="zh-CN"/>
          </w:rPr>
          <w:t>段</w:t>
        </w:r>
      </w:ins>
      <w:ins w:id="409" w:author="slhfox99403" w:date="2026-04-25T17:49:18Z">
        <w:r>
          <w:rPr>
            <w:rFonts w:hint="eastAsia"/>
            <w:lang w:val="en-US" w:eastAsia="zh-CN"/>
          </w:rPr>
          <w:t>可以</w:t>
        </w:r>
      </w:ins>
      <w:ins w:id="410" w:author="slhfox99403" w:date="2026-04-25T17:49:19Z">
        <w:r>
          <w:rPr>
            <w:rFonts w:hint="eastAsia"/>
            <w:lang w:val="en-US" w:eastAsia="zh-CN"/>
          </w:rPr>
          <w:t>选择</w:t>
        </w:r>
      </w:ins>
      <w:ins w:id="411" w:author="slhfox99403" w:date="2026-04-25T17:49:20Z">
        <w:r>
          <w:rPr>
            <w:rFonts w:hint="eastAsia"/>
            <w:lang w:val="en-US" w:eastAsia="zh-CN"/>
          </w:rPr>
          <w:t>的项目</w:t>
        </w:r>
      </w:ins>
      <w:ins w:id="412" w:author="slhfox99403" w:date="2026-04-25T17:49:21Z">
        <w:r>
          <w:rPr>
            <w:rFonts w:hint="eastAsia"/>
            <w:lang w:val="en-US" w:eastAsia="zh-CN"/>
          </w:rPr>
          <w:t>负责</w:t>
        </w:r>
      </w:ins>
      <w:ins w:id="413" w:author="slhfox99403" w:date="2026-04-25T17:49:22Z">
        <w:r>
          <w:rPr>
            <w:rFonts w:hint="eastAsia"/>
            <w:lang w:val="en-US" w:eastAsia="zh-CN"/>
          </w:rPr>
          <w:t>人（</w:t>
        </w:r>
      </w:ins>
      <w:ins w:id="414" w:author="slhfox99403" w:date="2026-04-25T17:49:56Z">
        <w:r>
          <w:rPr>
            <w:rFonts w:hint="eastAsia"/>
            <w:lang w:val="en-US" w:eastAsia="zh-CN"/>
          </w:rPr>
          <w:t>如同</w:t>
        </w:r>
      </w:ins>
      <w:ins w:id="415" w:author="slhfox99403" w:date="2026-04-25T17:49:57Z">
        <w:r>
          <w:rPr>
            <w:rFonts w:hint="eastAsia"/>
            <w:lang w:val="en-US" w:eastAsia="zh-CN"/>
          </w:rPr>
          <w:t>一</w:t>
        </w:r>
      </w:ins>
      <w:ins w:id="416" w:author="slhfox99403" w:date="2026-04-25T17:49:59Z">
        <w:r>
          <w:rPr>
            <w:rFonts w:hint="eastAsia"/>
            <w:lang w:val="en-US" w:eastAsia="zh-CN"/>
          </w:rPr>
          <w:t>项目负责</w:t>
        </w:r>
      </w:ins>
      <w:ins w:id="417" w:author="slhfox99403" w:date="2026-04-25T17:50:00Z">
        <w:r>
          <w:rPr>
            <w:rFonts w:hint="eastAsia"/>
            <w:lang w:val="en-US" w:eastAsia="zh-CN"/>
          </w:rPr>
          <w:t>人出现</w:t>
        </w:r>
      </w:ins>
      <w:ins w:id="418" w:author="slhfox99403" w:date="2026-04-25T17:50:01Z">
        <w:r>
          <w:rPr>
            <w:rFonts w:hint="eastAsia"/>
            <w:lang w:val="en-US" w:eastAsia="zh-CN"/>
          </w:rPr>
          <w:t>在</w:t>
        </w:r>
      </w:ins>
      <w:ins w:id="419" w:author="slhfox99403" w:date="2026-04-25T17:50:04Z">
        <w:r>
          <w:rPr>
            <w:rFonts w:hint="eastAsia"/>
            <w:lang w:val="en-US" w:eastAsia="zh-CN"/>
          </w:rPr>
          <w:t xml:space="preserve"> </w:t>
        </w:r>
      </w:ins>
      <w:ins w:id="420" w:author="slhfox99403" w:date="2026-04-25T17:49:29Z">
        <w:r>
          <w:rPr>
            <w:rFonts w:hint="eastAsia"/>
            <w:lang w:val="en-US" w:eastAsia="zh-CN"/>
          </w:rPr>
          <w:t>同一</w:t>
        </w:r>
      </w:ins>
      <w:ins w:id="421" w:author="slhfox99403" w:date="2026-04-25T17:49:46Z">
        <w:r>
          <w:rPr>
            <w:rFonts w:hint="eastAsia"/>
            <w:lang w:val="en-US" w:eastAsia="zh-CN"/>
          </w:rPr>
          <w:t>客户、</w:t>
        </w:r>
      </w:ins>
      <w:ins w:id="422" w:author="slhfox99403" w:date="2026-04-25T17:49:47Z">
        <w:r>
          <w:rPr>
            <w:rFonts w:hint="eastAsia"/>
            <w:lang w:val="en-US" w:eastAsia="zh-CN"/>
          </w:rPr>
          <w:t>同</w:t>
        </w:r>
      </w:ins>
      <w:ins w:id="423" w:author="slhfox99403" w:date="2026-04-25T17:49:48Z">
        <w:r>
          <w:rPr>
            <w:rFonts w:hint="eastAsia"/>
            <w:lang w:val="en-US" w:eastAsia="zh-CN"/>
          </w:rPr>
          <w:t>一</w:t>
        </w:r>
      </w:ins>
      <w:ins w:id="424" w:author="slhfox99403" w:date="2026-04-25T17:49:31Z">
        <w:r>
          <w:rPr>
            <w:rFonts w:hint="eastAsia"/>
            <w:lang w:val="en-US" w:eastAsia="zh-CN"/>
          </w:rPr>
          <w:t>时间</w:t>
        </w:r>
      </w:ins>
      <w:ins w:id="425" w:author="slhfox99403" w:date="2026-04-25T17:49:32Z">
        <w:r>
          <w:rPr>
            <w:rFonts w:hint="eastAsia"/>
            <w:lang w:val="en-US" w:eastAsia="zh-CN"/>
          </w:rPr>
          <w:t>段</w:t>
        </w:r>
      </w:ins>
      <w:ins w:id="426" w:author="slhfox99403" w:date="2026-04-25T17:50:06Z">
        <w:r>
          <w:rPr>
            <w:rFonts w:hint="eastAsia"/>
            <w:lang w:val="en-US" w:eastAsia="zh-CN"/>
          </w:rPr>
          <w:t>则</w:t>
        </w:r>
      </w:ins>
      <w:ins w:id="427" w:author="slhfox99403" w:date="2026-04-25T17:50:08Z">
        <w:r>
          <w:rPr>
            <w:rFonts w:hint="eastAsia"/>
            <w:lang w:val="en-US" w:eastAsia="zh-CN"/>
          </w:rPr>
          <w:t>需</w:t>
        </w:r>
      </w:ins>
      <w:ins w:id="428" w:author="slhfox99403" w:date="2026-04-25T17:50:09Z">
        <w:r>
          <w:rPr>
            <w:rFonts w:hint="eastAsia"/>
            <w:lang w:val="en-US" w:eastAsia="zh-CN"/>
          </w:rPr>
          <w:t>提醒是</w:t>
        </w:r>
      </w:ins>
      <w:ins w:id="429" w:author="slhfox99403" w:date="2026-04-25T17:50:12Z">
        <w:r>
          <w:rPr>
            <w:rFonts w:hint="eastAsia"/>
            <w:lang w:val="en-US" w:eastAsia="zh-CN"/>
          </w:rPr>
          <w:t>否</w:t>
        </w:r>
      </w:ins>
      <w:ins w:id="430" w:author="slhfox99403" w:date="2026-04-25T17:50:14Z">
        <w:r>
          <w:rPr>
            <w:rFonts w:hint="eastAsia"/>
            <w:lang w:val="en-US" w:eastAsia="zh-CN"/>
          </w:rPr>
          <w:t>仍</w:t>
        </w:r>
      </w:ins>
      <w:ins w:id="431" w:author="slhfox99403" w:date="2026-04-25T17:50:16Z">
        <w:r>
          <w:rPr>
            <w:rFonts w:hint="eastAsia"/>
            <w:lang w:val="en-US" w:eastAsia="zh-CN"/>
          </w:rPr>
          <w:t>选择此</w:t>
        </w:r>
      </w:ins>
      <w:ins w:id="432" w:author="slhfox99403" w:date="2026-04-25T17:50:18Z">
        <w:r>
          <w:rPr>
            <w:rFonts w:hint="eastAsia"/>
            <w:lang w:val="en-US" w:eastAsia="zh-CN"/>
          </w:rPr>
          <w:t>项目</w:t>
        </w:r>
      </w:ins>
      <w:ins w:id="433" w:author="slhfox99403" w:date="2026-04-25T17:50:21Z">
        <w:r>
          <w:rPr>
            <w:rFonts w:hint="eastAsia"/>
            <w:lang w:val="en-US" w:eastAsia="zh-CN"/>
          </w:rPr>
          <w:t>负责</w:t>
        </w:r>
      </w:ins>
      <w:ins w:id="434" w:author="slhfox99403" w:date="2026-04-25T17:50:22Z">
        <w:r>
          <w:rPr>
            <w:rFonts w:hint="eastAsia"/>
            <w:lang w:val="en-US" w:eastAsia="zh-CN"/>
          </w:rPr>
          <w:t>人</w:t>
        </w:r>
      </w:ins>
    </w:p>
    <w:p>
      <w:pPr>
        <w:pStyle w:val="3"/>
        <w:numPr>
          <w:ilvl w:val="0"/>
          <w:numId w:val="2"/>
          <w:ins w:id="436" w:author="slhfox99403" w:date="2026-04-25T17:48:32Z"/>
        </w:numPr>
        <w:rPr>
          <w:ins w:id="437" w:author="slhfox99403" w:date="2026-04-25T17:53:09Z"/>
          <w:rFonts w:hint="eastAsia"/>
          <w:lang w:val="en-US" w:eastAsia="zh-CN"/>
        </w:rPr>
        <w:pPrChange w:id="435" w:author="slhfox99403" w:date="2026-04-25T17:48:32Z">
          <w:pPr>
            <w:pStyle w:val="3"/>
          </w:pPr>
        </w:pPrChange>
      </w:pPr>
      <w:ins w:id="438" w:author="slhfox99403" w:date="2026-04-25T17:48:12Z">
        <w:r>
          <w:rPr>
            <w:rFonts w:hint="eastAsia"/>
            <w:lang w:val="en-US" w:eastAsia="zh-CN"/>
          </w:rPr>
          <w:t>记录甲方合同相关商务联系人及电话</w:t>
        </w:r>
      </w:ins>
      <w:ins w:id="439" w:author="slhfox99403" w:date="2026-04-25T17:50:42Z">
        <w:r>
          <w:rPr>
            <w:rFonts w:hint="eastAsia"/>
            <w:lang w:val="en-US" w:eastAsia="zh-CN"/>
          </w:rPr>
          <w:t>（</w:t>
        </w:r>
      </w:ins>
      <w:ins w:id="440" w:author="slhfox99403" w:date="2026-04-25T17:50:44Z">
        <w:r>
          <w:rPr>
            <w:rFonts w:hint="eastAsia"/>
            <w:lang w:val="en-US" w:eastAsia="zh-CN"/>
          </w:rPr>
          <w:t>主</w:t>
        </w:r>
      </w:ins>
      <w:ins w:id="441" w:author="slhfox99403" w:date="2026-04-25T17:50:45Z">
        <w:r>
          <w:rPr>
            <w:rFonts w:hint="eastAsia"/>
            <w:lang w:val="en-US" w:eastAsia="zh-CN"/>
          </w:rPr>
          <w:t>要是</w:t>
        </w:r>
      </w:ins>
      <w:ins w:id="442" w:author="slhfox99403" w:date="2026-04-25T17:50:51Z">
        <w:r>
          <w:rPr>
            <w:rFonts w:hint="eastAsia"/>
            <w:lang w:val="en-US" w:eastAsia="zh-CN"/>
          </w:rPr>
          <w:t>跟进</w:t>
        </w:r>
      </w:ins>
      <w:ins w:id="443" w:author="slhfox99403" w:date="2026-04-25T17:50:52Z">
        <w:r>
          <w:rPr>
            <w:rFonts w:hint="eastAsia"/>
            <w:lang w:val="en-US" w:eastAsia="zh-CN"/>
          </w:rPr>
          <w:t>合同</w:t>
        </w:r>
      </w:ins>
      <w:ins w:id="444" w:author="slhfox99403" w:date="2026-04-25T17:50:54Z">
        <w:r>
          <w:rPr>
            <w:rFonts w:hint="eastAsia"/>
            <w:lang w:val="en-US" w:eastAsia="zh-CN"/>
          </w:rPr>
          <w:t>签订</w:t>
        </w:r>
      </w:ins>
      <w:ins w:id="445" w:author="slhfox99403" w:date="2026-04-25T17:50:55Z">
        <w:r>
          <w:rPr>
            <w:rFonts w:hint="eastAsia"/>
            <w:lang w:val="en-US" w:eastAsia="zh-CN"/>
          </w:rPr>
          <w:t>相关</w:t>
        </w:r>
      </w:ins>
      <w:ins w:id="446" w:author="slhfox99403" w:date="2026-04-25T17:50:57Z">
        <w:r>
          <w:rPr>
            <w:rFonts w:hint="eastAsia"/>
            <w:lang w:val="en-US" w:eastAsia="zh-CN"/>
          </w:rPr>
          <w:t>进度</w:t>
        </w:r>
      </w:ins>
      <w:ins w:id="447" w:author="slhfox99403" w:date="2026-04-25T17:50:58Z">
        <w:r>
          <w:rPr>
            <w:rFonts w:hint="eastAsia"/>
            <w:lang w:val="en-US" w:eastAsia="zh-CN"/>
          </w:rPr>
          <w:t>）</w:t>
        </w:r>
      </w:ins>
      <w:ins w:id="448" w:author="slhfox99403" w:date="2026-04-25T17:48:12Z">
        <w:r>
          <w:rPr>
            <w:rFonts w:hint="eastAsia"/>
            <w:lang w:val="en-US" w:eastAsia="zh-CN"/>
          </w:rPr>
          <w:t>、甲方实际的项目负责人</w:t>
        </w:r>
      </w:ins>
      <w:ins w:id="449" w:author="slhfox99403" w:date="2026-04-25T17:51:02Z">
        <w:r>
          <w:rPr>
            <w:rFonts w:hint="eastAsia"/>
            <w:lang w:val="en-US" w:eastAsia="zh-CN"/>
          </w:rPr>
          <w:t>--</w:t>
        </w:r>
      </w:ins>
      <w:ins w:id="450" w:author="slhfox99403" w:date="2026-04-25T17:51:04Z">
        <w:r>
          <w:rPr>
            <w:rFonts w:hint="eastAsia"/>
            <w:lang w:val="en-US" w:eastAsia="zh-CN"/>
          </w:rPr>
          <w:t>查询到</w:t>
        </w:r>
      </w:ins>
      <w:ins w:id="451" w:author="slhfox99403" w:date="2026-04-25T17:51:05Z">
        <w:r>
          <w:rPr>
            <w:rFonts w:hint="eastAsia"/>
            <w:lang w:val="en-US" w:eastAsia="zh-CN"/>
          </w:rPr>
          <w:t>项目</w:t>
        </w:r>
      </w:ins>
      <w:ins w:id="452" w:author="slhfox99403" w:date="2026-04-25T17:51:09Z">
        <w:r>
          <w:rPr>
            <w:rFonts w:hint="eastAsia"/>
            <w:lang w:val="en-US" w:eastAsia="zh-CN"/>
          </w:rPr>
          <w:t>具体情况</w:t>
        </w:r>
      </w:ins>
      <w:ins w:id="453" w:author="slhfox99403" w:date="2026-04-25T17:48:12Z">
        <w:r>
          <w:rPr>
            <w:rFonts w:hint="eastAsia"/>
            <w:lang w:val="en-US" w:eastAsia="zh-CN"/>
          </w:rPr>
          <w:t>；</w:t>
        </w:r>
      </w:ins>
    </w:p>
    <w:p>
      <w:pPr>
        <w:pStyle w:val="3"/>
        <w:numPr>
          <w:ilvl w:val="0"/>
          <w:numId w:val="2"/>
          <w:ins w:id="455" w:author="slhfox99403" w:date="2026-04-25T17:54:54Z"/>
        </w:numPr>
        <w:rPr>
          <w:ins w:id="456" w:author="slhfox99403" w:date="2026-04-25T17:48:00Z"/>
          <w:rFonts w:hint="eastAsia"/>
          <w:lang w:val="en-US" w:eastAsia="zh-CN"/>
        </w:rPr>
        <w:pPrChange w:id="454" w:author="slhfox99403" w:date="2026-04-25T17:54:54Z">
          <w:pPr>
            <w:pStyle w:val="3"/>
          </w:pPr>
        </w:pPrChange>
      </w:pPr>
      <w:ins w:id="457" w:author="slhfox99403" w:date="2026-04-25T17:56:06Z">
        <w:r>
          <w:rPr>
            <w:rFonts w:hint="eastAsia"/>
            <w:lang w:val="en-US" w:eastAsia="zh-CN"/>
          </w:rPr>
          <w:t>如</w:t>
        </w:r>
      </w:ins>
      <w:ins w:id="458" w:author="slhfox99403" w:date="2026-04-25T17:56:07Z">
        <w:r>
          <w:rPr>
            <w:rFonts w:hint="eastAsia"/>
            <w:lang w:val="en-US" w:eastAsia="zh-CN"/>
          </w:rPr>
          <w:t>合同</w:t>
        </w:r>
      </w:ins>
      <w:ins w:id="459" w:author="slhfox99403" w:date="2026-04-25T17:56:09Z">
        <w:r>
          <w:rPr>
            <w:rFonts w:hint="eastAsia"/>
            <w:lang w:val="en-US" w:eastAsia="zh-CN"/>
          </w:rPr>
          <w:t>类型是</w:t>
        </w:r>
      </w:ins>
      <w:ins w:id="460" w:author="slhfox99403" w:date="2026-04-25T17:56:10Z">
        <w:r>
          <w:rPr>
            <w:rFonts w:hint="eastAsia"/>
            <w:lang w:val="en-US" w:eastAsia="zh-CN"/>
          </w:rPr>
          <w:t>劳务时</w:t>
        </w:r>
      </w:ins>
      <w:ins w:id="461" w:author="slhfox99403" w:date="2026-04-25T17:56:12Z">
        <w:r>
          <w:rPr>
            <w:rFonts w:hint="eastAsia"/>
            <w:lang w:val="en-US" w:eastAsia="zh-CN"/>
          </w:rPr>
          <w:t>，是</w:t>
        </w:r>
      </w:ins>
      <w:ins w:id="462" w:author="slhfox99403" w:date="2026-04-25T17:56:13Z">
        <w:r>
          <w:rPr>
            <w:rFonts w:hint="eastAsia"/>
            <w:lang w:val="en-US" w:eastAsia="zh-CN"/>
          </w:rPr>
          <w:t>要记</w:t>
        </w:r>
      </w:ins>
      <w:ins w:id="463" w:author="slhfox99403" w:date="2026-04-25T17:56:14Z">
        <w:r>
          <w:rPr>
            <w:rFonts w:hint="eastAsia"/>
            <w:lang w:val="en-US" w:eastAsia="zh-CN"/>
          </w:rPr>
          <w:t>录</w:t>
        </w:r>
      </w:ins>
      <w:ins w:id="464" w:author="slhfox99403" w:date="2026-04-25T17:53:16Z">
        <w:r>
          <w:rPr>
            <w:rFonts w:hint="eastAsia"/>
            <w:lang w:val="en-US" w:eastAsia="zh-CN"/>
          </w:rPr>
          <w:t>参与</w:t>
        </w:r>
      </w:ins>
      <w:ins w:id="465" w:author="slhfox99403" w:date="2026-04-25T17:56:18Z">
        <w:r>
          <w:rPr>
            <w:rFonts w:hint="eastAsia"/>
            <w:lang w:val="en-US" w:eastAsia="zh-CN"/>
          </w:rPr>
          <w:t>此</w:t>
        </w:r>
      </w:ins>
      <w:ins w:id="466" w:author="slhfox99403" w:date="2026-04-25T17:53:43Z">
        <w:r>
          <w:rPr>
            <w:rFonts w:hint="eastAsia"/>
            <w:lang w:val="en-US" w:eastAsia="zh-CN"/>
          </w:rPr>
          <w:t>合</w:t>
        </w:r>
      </w:ins>
      <w:ins w:id="467" w:author="slhfox99403" w:date="2026-04-25T17:53:44Z">
        <w:r>
          <w:rPr>
            <w:rFonts w:hint="eastAsia"/>
            <w:lang w:val="en-US" w:eastAsia="zh-CN"/>
          </w:rPr>
          <w:t>同</w:t>
        </w:r>
      </w:ins>
      <w:ins w:id="468" w:author="slhfox99403" w:date="2026-04-25T17:53:21Z">
        <w:r>
          <w:rPr>
            <w:rFonts w:hint="eastAsia"/>
            <w:lang w:val="en-US" w:eastAsia="zh-CN"/>
          </w:rPr>
          <w:t>结算</w:t>
        </w:r>
      </w:ins>
      <w:ins w:id="469" w:author="slhfox99403" w:date="2026-04-25T17:53:22Z">
        <w:r>
          <w:rPr>
            <w:rFonts w:hint="eastAsia"/>
            <w:lang w:val="en-US" w:eastAsia="zh-CN"/>
          </w:rPr>
          <w:t>人</w:t>
        </w:r>
      </w:ins>
      <w:ins w:id="470" w:author="slhfox99403" w:date="2026-04-25T17:53:23Z">
        <w:r>
          <w:rPr>
            <w:rFonts w:hint="eastAsia"/>
            <w:lang w:val="en-US" w:eastAsia="zh-CN"/>
          </w:rPr>
          <w:t>员</w:t>
        </w:r>
      </w:ins>
      <w:ins w:id="471" w:author="slhfox99403" w:date="2026-04-25T17:53:25Z">
        <w:r>
          <w:rPr>
            <w:rFonts w:hint="eastAsia"/>
            <w:lang w:val="en-US" w:eastAsia="zh-CN"/>
          </w:rPr>
          <w:t>:</w:t>
        </w:r>
      </w:ins>
      <w:ins w:id="472" w:author="slhfox99403" w:date="2026-04-25T17:54:02Z">
        <w:r>
          <w:rPr>
            <w:rFonts w:hint="eastAsia"/>
            <w:lang w:val="en-US" w:eastAsia="zh-CN"/>
          </w:rPr>
          <w:t>人</w:t>
        </w:r>
      </w:ins>
      <w:ins w:id="473" w:author="slhfox99403" w:date="2026-04-25T17:54:03Z">
        <w:r>
          <w:rPr>
            <w:rFonts w:hint="eastAsia"/>
            <w:lang w:val="en-US" w:eastAsia="zh-CN"/>
          </w:rPr>
          <w:t>员</w:t>
        </w:r>
      </w:ins>
      <w:ins w:id="474" w:author="slhfox99403" w:date="2026-04-25T17:54:04Z">
        <w:r>
          <w:rPr>
            <w:rFonts w:hint="eastAsia"/>
            <w:lang w:val="en-US" w:eastAsia="zh-CN"/>
          </w:rPr>
          <w:t>姓名</w:t>
        </w:r>
      </w:ins>
      <w:ins w:id="475" w:author="slhfox99403" w:date="2026-04-25T17:54:05Z">
        <w:r>
          <w:rPr>
            <w:rFonts w:hint="eastAsia"/>
            <w:lang w:val="en-US" w:eastAsia="zh-CN"/>
          </w:rPr>
          <w:t>、</w:t>
        </w:r>
      </w:ins>
      <w:ins w:id="476" w:author="slhfox99403" w:date="2026-04-25T17:54:56Z">
        <w:r>
          <w:rPr>
            <w:rFonts w:hint="eastAsia"/>
            <w:lang w:val="en-US" w:eastAsia="zh-CN"/>
          </w:rPr>
          <w:t>岗位</w:t>
        </w:r>
      </w:ins>
      <w:ins w:id="477" w:author="slhfox99403" w:date="2026-04-25T17:55:34Z">
        <w:r>
          <w:rPr>
            <w:rFonts w:hint="eastAsia"/>
            <w:lang w:val="en-US" w:eastAsia="zh-CN"/>
          </w:rPr>
          <w:t>名称</w:t>
        </w:r>
      </w:ins>
      <w:ins w:id="478" w:author="slhfox99403" w:date="2026-04-25T17:56:41Z">
        <w:r>
          <w:rPr>
            <w:rFonts w:hint="eastAsia"/>
            <w:lang w:val="en-US" w:eastAsia="zh-CN"/>
          </w:rPr>
          <w:t>、</w:t>
        </w:r>
      </w:ins>
      <w:ins w:id="479" w:author="slhfox99403" w:date="2026-04-25T17:56:42Z">
        <w:r>
          <w:rPr>
            <w:rFonts w:hint="eastAsia"/>
            <w:lang w:val="en-US" w:eastAsia="zh-CN"/>
          </w:rPr>
          <w:t>岗位</w:t>
        </w:r>
      </w:ins>
      <w:ins w:id="480" w:author="slhfox99403" w:date="2026-04-25T17:54:58Z">
        <w:r>
          <w:rPr>
            <w:rFonts w:hint="eastAsia"/>
            <w:lang w:val="en-US" w:eastAsia="zh-CN"/>
          </w:rPr>
          <w:t>级别</w:t>
        </w:r>
      </w:ins>
      <w:ins w:id="481" w:author="slhfox99403" w:date="2026-04-25T17:55:00Z">
        <w:r>
          <w:rPr>
            <w:rFonts w:hint="eastAsia"/>
            <w:lang w:val="en-US" w:eastAsia="zh-CN"/>
          </w:rPr>
          <w:t>、</w:t>
        </w:r>
      </w:ins>
      <w:ins w:id="482" w:author="slhfox99403" w:date="2026-04-25T17:55:41Z">
        <w:r>
          <w:rPr>
            <w:rFonts w:hint="eastAsia"/>
            <w:lang w:val="en-US" w:eastAsia="zh-CN"/>
          </w:rPr>
          <w:t>单价</w:t>
        </w:r>
      </w:ins>
      <w:ins w:id="483" w:author="slhfox99403" w:date="2026-04-25T18:02:10Z">
        <w:r>
          <w:rPr>
            <w:rFonts w:hint="eastAsia"/>
            <w:lang w:val="en-US" w:eastAsia="zh-CN"/>
          </w:rPr>
          <w:t>金额</w:t>
        </w:r>
      </w:ins>
      <w:ins w:id="484" w:author="slhfox99403" w:date="2026-04-25T17:55:42Z">
        <w:r>
          <w:rPr>
            <w:rFonts w:hint="eastAsia"/>
            <w:lang w:val="en-US" w:eastAsia="zh-CN"/>
          </w:rPr>
          <w:t>、</w:t>
        </w:r>
      </w:ins>
      <w:ins w:id="485" w:author="slhfox99403" w:date="2026-04-25T18:01:36Z">
        <w:r>
          <w:rPr>
            <w:rFonts w:hint="eastAsia"/>
            <w:lang w:val="en-US" w:eastAsia="zh-CN"/>
          </w:rPr>
          <w:t>甲方</w:t>
        </w:r>
      </w:ins>
      <w:ins w:id="486" w:author="slhfox99403" w:date="2026-04-25T18:01:37Z">
        <w:r>
          <w:rPr>
            <w:rFonts w:hint="eastAsia"/>
            <w:lang w:val="en-US" w:eastAsia="zh-CN"/>
          </w:rPr>
          <w:t>发</w:t>
        </w:r>
      </w:ins>
      <w:ins w:id="487" w:author="slhfox99403" w:date="2026-04-25T18:01:38Z">
        <w:r>
          <w:rPr>
            <w:rFonts w:hint="eastAsia"/>
            <w:lang w:val="en-US" w:eastAsia="zh-CN"/>
          </w:rPr>
          <w:t>布的</w:t>
        </w:r>
      </w:ins>
      <w:ins w:id="488" w:author="slhfox99403" w:date="2026-04-25T17:55:50Z">
        <w:r>
          <w:rPr>
            <w:rFonts w:hint="eastAsia"/>
            <w:lang w:val="en-US" w:eastAsia="zh-CN"/>
          </w:rPr>
          <w:t>需求</w:t>
        </w:r>
      </w:ins>
      <w:ins w:id="489" w:author="slhfox99403" w:date="2026-04-25T17:55:53Z">
        <w:r>
          <w:rPr>
            <w:rFonts w:hint="eastAsia"/>
            <w:lang w:val="en-US" w:eastAsia="zh-CN"/>
          </w:rPr>
          <w:t>编</w:t>
        </w:r>
      </w:ins>
      <w:ins w:id="490" w:author="slhfox99403" w:date="2026-04-25T17:55:54Z">
        <w:r>
          <w:rPr>
            <w:rFonts w:hint="eastAsia"/>
            <w:lang w:val="en-US" w:eastAsia="zh-CN"/>
          </w:rPr>
          <w:t>号</w:t>
        </w:r>
      </w:ins>
      <w:ins w:id="491" w:author="slhfox99403" w:date="2026-04-25T17:56:25Z">
        <w:r>
          <w:rPr>
            <w:rFonts w:hint="eastAsia"/>
            <w:lang w:val="en-US" w:eastAsia="zh-CN"/>
          </w:rPr>
          <w:t>、</w:t>
        </w:r>
      </w:ins>
      <w:ins w:id="492" w:author="slhfox99403" w:date="2026-04-25T18:00:48Z">
        <w:r>
          <w:rPr>
            <w:rFonts w:hint="eastAsia"/>
            <w:lang w:val="en-US" w:eastAsia="zh-CN"/>
          </w:rPr>
          <w:t>打卡</w:t>
        </w:r>
      </w:ins>
      <w:ins w:id="493" w:author="slhfox99403" w:date="2026-04-25T18:00:50Z">
        <w:r>
          <w:rPr>
            <w:rFonts w:hint="eastAsia"/>
            <w:lang w:val="en-US" w:eastAsia="zh-CN"/>
          </w:rPr>
          <w:t>方式</w:t>
        </w:r>
      </w:ins>
      <w:ins w:id="494" w:author="slhfox99403" w:date="2026-04-25T18:00:52Z">
        <w:r>
          <w:rPr>
            <w:rFonts w:hint="eastAsia"/>
            <w:lang w:val="en-US" w:eastAsia="zh-CN"/>
          </w:rPr>
          <w:t>（</w:t>
        </w:r>
      </w:ins>
      <w:ins w:id="495" w:author="slhfox99403" w:date="2026-04-25T18:00:53Z">
        <w:r>
          <w:rPr>
            <w:rFonts w:hint="eastAsia"/>
            <w:lang w:val="en-US" w:eastAsia="zh-CN"/>
          </w:rPr>
          <w:t>现场</w:t>
        </w:r>
      </w:ins>
      <w:ins w:id="496" w:author="slhfox99403" w:date="2026-04-25T18:00:55Z">
        <w:r>
          <w:rPr>
            <w:rFonts w:hint="eastAsia"/>
            <w:lang w:val="en-US" w:eastAsia="zh-CN"/>
          </w:rPr>
          <w:t>、钉</w:t>
        </w:r>
      </w:ins>
      <w:ins w:id="497" w:author="slhfox99403" w:date="2026-04-25T18:00:56Z">
        <w:r>
          <w:rPr>
            <w:rFonts w:hint="eastAsia"/>
            <w:lang w:val="en-US" w:eastAsia="zh-CN"/>
          </w:rPr>
          <w:t>钉）</w:t>
        </w:r>
      </w:ins>
      <w:ins w:id="498" w:author="slhfox99403" w:date="2026-04-25T18:00:59Z">
        <w:r>
          <w:rPr>
            <w:rFonts w:hint="eastAsia"/>
            <w:lang w:val="en-US" w:eastAsia="zh-CN"/>
          </w:rPr>
          <w:t>、</w:t>
        </w:r>
      </w:ins>
      <w:ins w:id="499" w:author="slhfox99403" w:date="2026-04-25T18:01:01Z">
        <w:r>
          <w:rPr>
            <w:rFonts w:hint="eastAsia"/>
            <w:lang w:val="en-US" w:eastAsia="zh-CN"/>
          </w:rPr>
          <w:t>如</w:t>
        </w:r>
      </w:ins>
      <w:ins w:id="500" w:author="slhfox99403" w:date="2026-04-25T18:01:02Z">
        <w:r>
          <w:rPr>
            <w:rFonts w:hint="eastAsia"/>
            <w:lang w:val="en-US" w:eastAsia="zh-CN"/>
          </w:rPr>
          <w:t>选择</w:t>
        </w:r>
      </w:ins>
      <w:ins w:id="501" w:author="slhfox99403" w:date="2026-04-25T18:01:03Z">
        <w:r>
          <w:rPr>
            <w:rFonts w:hint="eastAsia"/>
            <w:lang w:val="en-US" w:eastAsia="zh-CN"/>
          </w:rPr>
          <w:t>钉钉</w:t>
        </w:r>
      </w:ins>
      <w:ins w:id="502" w:author="slhfox99403" w:date="2026-04-25T18:01:04Z">
        <w:r>
          <w:rPr>
            <w:rFonts w:hint="eastAsia"/>
            <w:lang w:val="en-US" w:eastAsia="zh-CN"/>
          </w:rPr>
          <w:t>打</w:t>
        </w:r>
      </w:ins>
      <w:ins w:id="503" w:author="slhfox99403" w:date="2026-04-25T18:01:05Z">
        <w:r>
          <w:rPr>
            <w:rFonts w:hint="eastAsia"/>
            <w:lang w:val="en-US" w:eastAsia="zh-CN"/>
          </w:rPr>
          <w:t>卡</w:t>
        </w:r>
      </w:ins>
      <w:ins w:id="504" w:author="slhfox99403" w:date="2026-04-25T18:01:06Z">
        <w:r>
          <w:rPr>
            <w:rFonts w:hint="eastAsia"/>
            <w:lang w:val="en-US" w:eastAsia="zh-CN"/>
          </w:rPr>
          <w:t>则</w:t>
        </w:r>
      </w:ins>
      <w:ins w:id="505" w:author="slhfox99403" w:date="2026-04-25T18:01:08Z">
        <w:r>
          <w:rPr>
            <w:rFonts w:hint="eastAsia"/>
            <w:lang w:val="en-US" w:eastAsia="zh-CN"/>
          </w:rPr>
          <w:t>同步</w:t>
        </w:r>
      </w:ins>
      <w:ins w:id="506" w:author="slhfox99403" w:date="2026-04-25T18:01:09Z">
        <w:r>
          <w:rPr>
            <w:rFonts w:hint="eastAsia"/>
            <w:lang w:val="en-US" w:eastAsia="zh-CN"/>
          </w:rPr>
          <w:t>记录</w:t>
        </w:r>
      </w:ins>
      <w:ins w:id="507" w:author="slhfox99403" w:date="2026-04-25T18:01:10Z">
        <w:r>
          <w:rPr>
            <w:rFonts w:hint="eastAsia"/>
            <w:lang w:val="en-US" w:eastAsia="zh-CN"/>
          </w:rPr>
          <w:t>配</w:t>
        </w:r>
      </w:ins>
      <w:ins w:id="508" w:author="slhfox99403" w:date="2026-04-25T18:01:11Z">
        <w:r>
          <w:rPr>
            <w:rFonts w:hint="eastAsia"/>
            <w:lang w:val="en-US" w:eastAsia="zh-CN"/>
          </w:rPr>
          <w:t>合打</w:t>
        </w:r>
      </w:ins>
      <w:ins w:id="509" w:author="slhfox99403" w:date="2026-04-25T18:01:12Z">
        <w:r>
          <w:rPr>
            <w:rFonts w:hint="eastAsia"/>
            <w:lang w:val="en-US" w:eastAsia="zh-CN"/>
          </w:rPr>
          <w:t>卡</w:t>
        </w:r>
      </w:ins>
      <w:ins w:id="510" w:author="slhfox99403" w:date="2026-04-25T18:01:13Z">
        <w:r>
          <w:rPr>
            <w:rFonts w:hint="eastAsia"/>
            <w:lang w:val="en-US" w:eastAsia="zh-CN"/>
          </w:rPr>
          <w:t>人</w:t>
        </w:r>
      </w:ins>
      <w:ins w:id="511" w:author="slhfox99403" w:date="2026-04-25T18:01:14Z">
        <w:r>
          <w:rPr>
            <w:rFonts w:hint="eastAsia"/>
            <w:lang w:val="en-US" w:eastAsia="zh-CN"/>
          </w:rPr>
          <w:t>员</w:t>
        </w:r>
      </w:ins>
      <w:ins w:id="512" w:author="slhfox99403" w:date="2026-04-25T18:02:54Z">
        <w:r>
          <w:rPr>
            <w:rFonts w:hint="eastAsia"/>
            <w:lang w:val="en-US" w:eastAsia="zh-CN"/>
          </w:rPr>
          <w:t>、</w:t>
        </w:r>
      </w:ins>
      <w:ins w:id="513" w:author="slhfox99403" w:date="2026-04-25T18:02:56Z">
        <w:r>
          <w:rPr>
            <w:rFonts w:hint="eastAsia"/>
            <w:lang w:val="en-US" w:eastAsia="zh-CN"/>
          </w:rPr>
          <w:t>提交</w:t>
        </w:r>
      </w:ins>
      <w:ins w:id="514" w:author="slhfox99403" w:date="2026-04-25T18:02:57Z">
        <w:r>
          <w:rPr>
            <w:rFonts w:hint="eastAsia"/>
            <w:lang w:val="en-US" w:eastAsia="zh-CN"/>
          </w:rPr>
          <w:t>材料</w:t>
        </w:r>
      </w:ins>
      <w:ins w:id="515" w:author="slhfox99403" w:date="2026-04-25T18:02:58Z">
        <w:r>
          <w:rPr>
            <w:rFonts w:hint="eastAsia"/>
            <w:lang w:val="en-US" w:eastAsia="zh-CN"/>
          </w:rPr>
          <w:t>时间</w:t>
        </w:r>
      </w:ins>
      <w:ins w:id="516" w:author="slhfox99403" w:date="2026-04-25T18:02:59Z">
        <w:r>
          <w:rPr>
            <w:rFonts w:hint="eastAsia"/>
            <w:lang w:val="en-US" w:eastAsia="zh-CN"/>
          </w:rPr>
          <w:t>、</w:t>
        </w:r>
      </w:ins>
      <w:ins w:id="517" w:author="slhfox99403" w:date="2026-04-25T18:03:42Z">
        <w:r>
          <w:rPr>
            <w:rFonts w:hint="eastAsia"/>
            <w:lang w:val="en-US" w:eastAsia="zh-CN"/>
          </w:rPr>
          <w:t>打</w:t>
        </w:r>
      </w:ins>
      <w:ins w:id="518" w:author="slhfox99403" w:date="2026-04-25T18:03:43Z">
        <w:r>
          <w:rPr>
            <w:rFonts w:hint="eastAsia"/>
            <w:lang w:val="en-US" w:eastAsia="zh-CN"/>
          </w:rPr>
          <w:t>卡</w:t>
        </w:r>
      </w:ins>
      <w:ins w:id="519" w:author="slhfox99403" w:date="2026-04-25T18:03:47Z">
        <w:r>
          <w:rPr>
            <w:rFonts w:hint="eastAsia"/>
            <w:lang w:val="en-US" w:eastAsia="zh-CN"/>
          </w:rPr>
          <w:t>起</w:t>
        </w:r>
      </w:ins>
      <w:ins w:id="520" w:author="slhfox99403" w:date="2026-04-25T18:03:48Z">
        <w:r>
          <w:rPr>
            <w:rFonts w:hint="eastAsia"/>
            <w:lang w:val="en-US" w:eastAsia="zh-CN"/>
          </w:rPr>
          <w:t>止时间</w:t>
        </w:r>
      </w:ins>
      <w:ins w:id="521" w:author="slhfox99403" w:date="2026-04-25T18:02:27Z">
        <w:r>
          <w:rPr>
            <w:rFonts w:hint="eastAsia"/>
            <w:lang w:val="en-US" w:eastAsia="zh-CN"/>
          </w:rPr>
          <w:t>；</w:t>
        </w:r>
      </w:ins>
      <w:ins w:id="522" w:author="slhfox99403" w:date="2026-04-25T18:02:28Z">
        <w:r>
          <w:rPr>
            <w:rFonts w:hint="eastAsia"/>
            <w:lang w:val="en-US" w:eastAsia="zh-CN"/>
          </w:rPr>
          <w:t>其他</w:t>
        </w:r>
      </w:ins>
      <w:ins w:id="523" w:author="slhfox99403" w:date="2026-04-25T18:02:29Z">
        <w:r>
          <w:rPr>
            <w:rFonts w:hint="eastAsia"/>
            <w:lang w:val="en-US" w:eastAsia="zh-CN"/>
          </w:rPr>
          <w:t>更多</w:t>
        </w:r>
      </w:ins>
      <w:ins w:id="524" w:author="slhfox99403" w:date="2026-04-25T18:02:31Z">
        <w:r>
          <w:rPr>
            <w:rFonts w:hint="eastAsia"/>
            <w:lang w:val="en-US" w:eastAsia="zh-CN"/>
          </w:rPr>
          <w:t>关于此</w:t>
        </w:r>
      </w:ins>
      <w:ins w:id="525" w:author="slhfox99403" w:date="2026-04-25T18:02:32Z">
        <w:r>
          <w:rPr>
            <w:rFonts w:hint="eastAsia"/>
            <w:lang w:val="en-US" w:eastAsia="zh-CN"/>
          </w:rPr>
          <w:t>合同</w:t>
        </w:r>
      </w:ins>
      <w:ins w:id="526" w:author="slhfox99403" w:date="2026-04-25T18:02:33Z">
        <w:r>
          <w:rPr>
            <w:rFonts w:hint="eastAsia"/>
            <w:lang w:val="en-US" w:eastAsia="zh-CN"/>
          </w:rPr>
          <w:t>的</w:t>
        </w:r>
      </w:ins>
      <w:ins w:id="527" w:author="slhfox99403" w:date="2026-04-25T18:02:35Z">
        <w:r>
          <w:rPr>
            <w:rFonts w:hint="eastAsia"/>
            <w:lang w:val="en-US" w:eastAsia="zh-CN"/>
          </w:rPr>
          <w:t>结算</w:t>
        </w:r>
      </w:ins>
      <w:ins w:id="528" w:author="slhfox99403" w:date="2026-04-25T18:02:36Z">
        <w:r>
          <w:rPr>
            <w:rFonts w:hint="eastAsia"/>
            <w:lang w:val="en-US" w:eastAsia="zh-CN"/>
          </w:rPr>
          <w:t>信息</w:t>
        </w:r>
      </w:ins>
      <w:ins w:id="529" w:author="slhfox99403" w:date="2026-04-25T18:02:37Z">
        <w:r>
          <w:rPr>
            <w:rFonts w:hint="eastAsia"/>
            <w:lang w:val="en-US" w:eastAsia="zh-CN"/>
          </w:rPr>
          <w:t>可</w:t>
        </w:r>
      </w:ins>
      <w:ins w:id="530" w:author="slhfox99403" w:date="2026-04-25T18:02:38Z">
        <w:r>
          <w:rPr>
            <w:rFonts w:hint="eastAsia"/>
            <w:lang w:val="en-US" w:eastAsia="zh-CN"/>
          </w:rPr>
          <w:t>至</w:t>
        </w:r>
      </w:ins>
      <w:ins w:id="531" w:author="slhfox99403" w:date="2026-04-25T18:02:40Z">
        <w:r>
          <w:rPr>
            <w:rFonts w:hint="eastAsia"/>
            <w:lang w:val="en-US" w:eastAsia="zh-CN"/>
          </w:rPr>
          <w:t>【</w:t>
        </w:r>
      </w:ins>
      <w:ins w:id="532" w:author="slhfox99403" w:date="2026-04-25T18:02:41Z">
        <w:r>
          <w:rPr>
            <w:rFonts w:hint="eastAsia"/>
            <w:lang w:val="en-US" w:eastAsia="zh-CN"/>
          </w:rPr>
          <w:t>结算</w:t>
        </w:r>
      </w:ins>
      <w:ins w:id="533" w:author="slhfox99403" w:date="2026-04-25T18:02:42Z">
        <w:r>
          <w:rPr>
            <w:rFonts w:hint="eastAsia"/>
            <w:lang w:val="en-US" w:eastAsia="zh-CN"/>
          </w:rPr>
          <w:t>管理</w:t>
        </w:r>
      </w:ins>
      <w:ins w:id="534" w:author="slhfox99403" w:date="2026-04-25T18:02:43Z">
        <w:r>
          <w:rPr>
            <w:rFonts w:hint="eastAsia"/>
            <w:lang w:val="en-US" w:eastAsia="zh-CN"/>
          </w:rPr>
          <w:t>】</w:t>
        </w:r>
      </w:ins>
      <w:ins w:id="535" w:author="slhfox99403" w:date="2026-04-25T18:02:45Z">
        <w:r>
          <w:rPr>
            <w:rFonts w:hint="eastAsia"/>
            <w:lang w:val="en-US" w:eastAsia="zh-CN"/>
          </w:rPr>
          <w:t>模块</w:t>
        </w:r>
      </w:ins>
      <w:ins w:id="536" w:author="slhfox99403" w:date="2026-04-25T18:02:46Z">
        <w:r>
          <w:rPr>
            <w:rFonts w:hint="eastAsia"/>
            <w:lang w:val="en-US" w:eastAsia="zh-CN"/>
          </w:rPr>
          <w:t>详细</w:t>
        </w:r>
      </w:ins>
      <w:ins w:id="537" w:author="slhfox99403" w:date="2026-04-25T18:02:47Z">
        <w:r>
          <w:rPr>
            <w:rFonts w:hint="eastAsia"/>
            <w:lang w:val="en-US" w:eastAsia="zh-CN"/>
          </w:rPr>
          <w:t>查询</w:t>
        </w:r>
      </w:ins>
      <w:ins w:id="538" w:author="slhfox99403" w:date="2026-04-25T18:03:57Z">
        <w:r>
          <w:rPr>
            <w:rFonts w:hint="eastAsia"/>
            <w:lang w:val="en-US" w:eastAsia="zh-CN"/>
          </w:rPr>
          <w:t>及</w:t>
        </w:r>
      </w:ins>
      <w:ins w:id="539" w:author="slhfox99403" w:date="2026-04-25T18:03:58Z">
        <w:r>
          <w:rPr>
            <w:rFonts w:hint="eastAsia"/>
            <w:lang w:val="en-US" w:eastAsia="zh-CN"/>
          </w:rPr>
          <w:t>录入</w:t>
        </w:r>
      </w:ins>
      <w:ins w:id="540" w:author="slhfox99403" w:date="2026-04-25T18:04:00Z">
        <w:r>
          <w:rPr>
            <w:rFonts w:hint="eastAsia"/>
            <w:lang w:val="en-US" w:eastAsia="zh-CN"/>
          </w:rPr>
          <w:t>--</w:t>
        </w:r>
      </w:ins>
      <w:ins w:id="541" w:author="slhfox99403" w:date="2026-04-25T18:04:07Z">
        <w:r>
          <w:rPr>
            <w:rFonts w:hint="eastAsia"/>
            <w:lang w:val="en-US" w:eastAsia="zh-CN"/>
          </w:rPr>
          <w:t>新</w:t>
        </w:r>
      </w:ins>
      <w:ins w:id="542" w:author="slhfox99403" w:date="2026-04-25T18:04:08Z">
        <w:r>
          <w:rPr>
            <w:rFonts w:hint="eastAsia"/>
            <w:lang w:val="en-US" w:eastAsia="zh-CN"/>
          </w:rPr>
          <w:t>增</w:t>
        </w:r>
      </w:ins>
      <w:ins w:id="543" w:author="slhfox99403" w:date="2026-04-25T18:04:04Z">
        <w:r>
          <w:rPr>
            <w:rFonts w:hint="eastAsia"/>
            <w:lang w:val="en-US" w:eastAsia="zh-CN"/>
          </w:rPr>
          <w:t>【</w:t>
        </w:r>
      </w:ins>
      <w:ins w:id="544" w:author="slhfox99403" w:date="2026-04-25T18:04:01Z">
        <w:r>
          <w:rPr>
            <w:rFonts w:hint="eastAsia"/>
            <w:lang w:val="en-US" w:eastAsia="zh-CN"/>
          </w:rPr>
          <w:t>结算管理</w:t>
        </w:r>
      </w:ins>
      <w:ins w:id="545" w:author="slhfox99403" w:date="2026-04-25T18:04:02Z">
        <w:r>
          <w:rPr>
            <w:rFonts w:hint="eastAsia"/>
            <w:lang w:val="en-US" w:eastAsia="zh-CN"/>
          </w:rPr>
          <w:t>】</w:t>
        </w:r>
      </w:ins>
      <w:ins w:id="546" w:author="slhfox99403" w:date="2026-04-25T18:04:12Z">
        <w:r>
          <w:rPr>
            <w:rFonts w:hint="eastAsia"/>
            <w:lang w:val="en-US" w:eastAsia="zh-CN"/>
          </w:rPr>
          <w:t>模块</w:t>
        </w:r>
      </w:ins>
    </w:p>
    <w:p>
      <w:pPr>
        <w:pStyle w:val="3"/>
        <w:rPr>
          <w:ins w:id="547" w:author="slhfox99403" w:date="2026-04-25T17:47:30Z"/>
          <w:rFonts w:hint="default" w:eastAsiaTheme="minorEastAsia"/>
          <w:b/>
          <w:bCs/>
          <w:lang w:val="en-US" w:eastAsia="zh-CN"/>
        </w:rPr>
      </w:pPr>
    </w:p>
    <w:p>
      <w:pPr>
        <w:pStyle w:val="3"/>
      </w:pPr>
      <w:r>
        <w:rPr>
          <w:rFonts w:hint="eastAsia"/>
          <w:b/>
          <w:bCs/>
        </w:rPr>
        <w:t>设计原则</w:t>
      </w:r>
      <w:r>
        <w:rPr>
          <w:rFonts w:hint="eastAsia"/>
        </w:rPr>
        <w:t>：不存聚合字段（已开票金额、已回款金额等），查询时从明细表计算。</w:t>
      </w:r>
    </w:p>
    <w:bookmarkEnd w:id="29"/>
    <w:p>
      <w:pPr>
        <w:pStyle w:val="5"/>
      </w:pPr>
      <w:bookmarkStart w:id="30" w:name="subcontract-----子合同"/>
      <w:r>
        <w:t xml:space="preserve">sub_contract — </w:t>
      </w:r>
      <w:r>
        <w:rPr>
          <w:rFonts w:hint="eastAsia"/>
        </w:rPr>
        <w:t>子合同</w:t>
      </w:r>
    </w:p>
    <w:p>
      <w:pPr>
        <w:pStyle w:val="23"/>
        <w:rPr>
          <w:ins w:id="548" w:author="slhfox99403" w:date="2026-04-25T11:27:29Z"/>
          <w:rFonts w:hint="default" w:eastAsiaTheme="minorEastAsia"/>
          <w:lang w:val="en-US" w:eastAsia="zh-CN"/>
        </w:rPr>
      </w:pPr>
      <w:r>
        <w:rPr>
          <w:rFonts w:hint="eastAsia"/>
        </w:rPr>
        <w:t>归属于主合同的子合同，可按子合同维度统计发票和付款计划。</w:t>
      </w:r>
    </w:p>
    <w:p>
      <w:pPr>
        <w:pStyle w:val="3"/>
      </w:pPr>
    </w:p>
    <w:bookmarkEnd w:id="30"/>
    <w:p>
      <w:pPr>
        <w:pStyle w:val="5"/>
      </w:pPr>
      <w:bookmarkStart w:id="31" w:name="contractlineitem-----合同产品明细"/>
      <w:r>
        <w:t xml:space="preserve">contract_line_item — </w:t>
      </w:r>
      <w:r>
        <w:rPr>
          <w:rFonts w:hint="eastAsia"/>
        </w:rPr>
        <w:t>合同产品明细</w:t>
      </w:r>
    </w:p>
    <w:p>
      <w:pPr>
        <w:pStyle w:val="23"/>
      </w:pPr>
      <w:r>
        <w:rPr>
          <w:rFonts w:hint="eastAsia"/>
        </w:rPr>
        <w:t>合同中的产品/服务明细行，关联产品目录，金额由</w:t>
      </w:r>
      <w:r>
        <w:t xml:space="preserve"> </w:t>
      </w:r>
      <w:r>
        <w:rPr>
          <w:rStyle w:val="48"/>
        </w:rPr>
        <w:t>quantity × unit_price</w:t>
      </w:r>
      <w:r>
        <w:t xml:space="preserve"> </w:t>
      </w:r>
      <w:r>
        <w:rPr>
          <w:rFonts w:hint="eastAsia"/>
        </w:rPr>
        <w:t>计算，不存储冗余字段。</w:t>
      </w:r>
    </w:p>
    <w:bookmarkEnd w:id="31"/>
    <w:p>
      <w:pPr>
        <w:pStyle w:val="5"/>
      </w:pPr>
      <w:bookmarkStart w:id="32" w:name="contractpaymentplan-----付款计划"/>
      <w:r>
        <w:t xml:space="preserve">contract_payment_plan — </w:t>
      </w:r>
      <w:r>
        <w:rPr>
          <w:rFonts w:hint="eastAsia"/>
        </w:rPr>
        <w:t>付款计划</w:t>
      </w:r>
    </w:p>
    <w:p>
      <w:pPr>
        <w:pStyle w:val="23"/>
      </w:pPr>
      <w:r>
        <w:rPr>
          <w:rFonts w:hint="eastAsia"/>
        </w:rPr>
        <w:t>合同付款计划的期次定义（第几期、计划金额、计划日期、付款条件）。实际回款记录在</w:t>
      </w:r>
      <w:r>
        <w:t xml:space="preserve"> </w:t>
      </w:r>
      <w:r>
        <w:rPr>
          <w:rStyle w:val="48"/>
        </w:rPr>
        <w:t>contract_payment</w:t>
      </w:r>
      <w:r>
        <w:t xml:space="preserve"> </w:t>
      </w:r>
      <w:r>
        <w:rPr>
          <w:rFonts w:hint="eastAsia"/>
        </w:rPr>
        <w:t>表，通过</w:t>
      </w:r>
      <w:r>
        <w:t xml:space="preserve"> </w:t>
      </w:r>
      <w:r>
        <w:rPr>
          <w:rStyle w:val="48"/>
        </w:rPr>
        <w:t>payment_plan_id</w:t>
      </w:r>
      <w:r>
        <w:t xml:space="preserve"> </w:t>
      </w:r>
      <w:r>
        <w:rPr>
          <w:rFonts w:hint="eastAsia"/>
        </w:rPr>
        <w:t>关联。可通过</w:t>
      </w:r>
      <w:r>
        <w:t xml:space="preserve"> </w:t>
      </w:r>
      <w:r>
        <w:rPr>
          <w:rStyle w:val="48"/>
        </w:rPr>
        <w:t>sub_contract_id</w:t>
      </w:r>
      <w:r>
        <w:t xml:space="preserve"> </w:t>
      </w:r>
      <w:r>
        <w:rPr>
          <w:rFonts w:hint="eastAsia"/>
        </w:rPr>
        <w:t>归属到具体子合同。</w:t>
      </w:r>
    </w:p>
    <w:bookmarkEnd w:id="32"/>
    <w:p>
      <w:pPr>
        <w:pStyle w:val="5"/>
      </w:pPr>
      <w:bookmarkStart w:id="33" w:name="contractinvoice-----开票记录"/>
      <w:r>
        <w:t xml:space="preserve">contract_invoice — </w:t>
      </w:r>
      <w:r>
        <w:rPr>
          <w:rFonts w:hint="eastAsia"/>
        </w:rPr>
        <w:t>开票记录</w:t>
      </w:r>
    </w:p>
    <w:p>
      <w:pPr>
        <w:pStyle w:val="23"/>
        <w:rPr>
          <w:ins w:id="549" w:author="slhfox99403" w:date="2026-04-25T17:47:13Z"/>
          <w:rFonts w:hint="eastAsia"/>
        </w:rPr>
      </w:pPr>
      <w:r>
        <w:rPr>
          <w:rFonts w:hint="eastAsia"/>
        </w:rPr>
        <w:t>合同开票记录，含发票类型（增值税专票/普票/电子票）、开票金额、税率和接收联系人。可归属到子合同。</w:t>
      </w:r>
    </w:p>
    <w:p>
      <w:pPr>
        <w:keepNext w:val="0"/>
        <w:keepLines w:val="0"/>
        <w:widowControl/>
        <w:suppressLineNumbers w:val="0"/>
        <w:jc w:val="left"/>
        <w:rPr>
          <w:ins w:id="550" w:author="slhfox99403" w:date="2026-04-25T17:47:14Z"/>
          <w:rFonts w:hint="default"/>
          <w:lang w:val="en-US"/>
        </w:rPr>
      </w:pPr>
      <w:ins w:id="551" w:author="slhfox99403" w:date="2026-04-25T17:47:14Z">
        <w:r>
          <w:rPr>
            <w:rFonts w:hint="eastAsia"/>
            <w:lang w:val="en-US" w:eastAsia="zh-CN"/>
          </w:rPr>
          <w:t>目前已有回款计划、增加开票批次并生成开票计划，待后期真正开票时需要直接在已有的开票计划上生成 开票申请，待财务真正开票后记录税率、不含税金额、税额、开票内容、开票金额、发票号码、票据类型（</w:t>
        </w:r>
      </w:ins>
      <w:ins w:id="552" w:author="slhfox99403" w:date="2026-04-25T17:47:14Z">
        <w:r>
          <w:rPr>
            <w:rFonts w:ascii="Helvetica Neue" w:hAnsi="Helvetica Neue" w:eastAsia="Helvetica Neue" w:cs="Helvetica Neue"/>
            <w:i w:val="0"/>
            <w:iCs w:val="0"/>
            <w:caps w:val="0"/>
            <w:color w:val="000000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w:t>增值税专用发票</w:t>
        </w:r>
      </w:ins>
      <w:ins w:id="553" w:author="slhfox99403" w:date="2026-04-25T17:47:14Z">
        <w:r>
          <w:rPr>
            <w:rFonts w:hint="eastAsia" w:ascii="Helvetica Neue" w:hAnsi="Helvetica Neue" w:eastAsia="Helvetica Neue" w:cs="Helvetica Neue"/>
            <w:i w:val="0"/>
            <w:iCs w:val="0"/>
            <w:caps w:val="0"/>
            <w:color w:val="000000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w:t>、普票）、如有电子票则上传附件</w:t>
        </w:r>
      </w:ins>
    </w:p>
    <w:p>
      <w:pPr>
        <w:pStyle w:val="3"/>
      </w:pPr>
    </w:p>
    <w:bookmarkEnd w:id="33"/>
    <w:p>
      <w:pPr>
        <w:pStyle w:val="5"/>
      </w:pPr>
      <w:bookmarkStart w:id="34" w:name="contractpayment-----合同实收款"/>
      <w:r>
        <w:t xml:space="preserve">contract_payment — </w:t>
      </w:r>
      <w:r>
        <w:rPr>
          <w:rFonts w:hint="eastAsia"/>
        </w:rPr>
        <w:t>合同实收款</w:t>
      </w:r>
    </w:p>
    <w:p>
      <w:pPr>
        <w:pStyle w:val="23"/>
      </w:pPr>
      <w:r>
        <w:rPr>
          <w:rFonts w:hint="eastAsia"/>
        </w:rPr>
        <w:t>合同回款核心表，与</w:t>
      </w:r>
      <w:r>
        <w:t xml:space="preserve"> </w:t>
      </w:r>
      <w:r>
        <w:rPr>
          <w:rStyle w:val="48"/>
        </w:rPr>
        <w:t>contract_invoice</w:t>
      </w:r>
      <w:r>
        <w:t xml:space="preserve"> </w:t>
      </w:r>
      <w:r>
        <w:rPr>
          <w:rFonts w:hint="eastAsia"/>
        </w:rPr>
        <w:t>形成发票→回款闭环。记录到款金额、到款日期、银行流水号，关联发票和付款计划期次。</w:t>
      </w:r>
    </w:p>
    <w:bookmarkEnd w:id="34"/>
    <w:p>
      <w:pPr>
        <w:pStyle w:val="5"/>
      </w:pPr>
      <w:bookmarkStart w:id="35" w:name="contractamendment-----合同变更"/>
      <w:r>
        <w:t xml:space="preserve">contract_amendment — </w:t>
      </w:r>
      <w:r>
        <w:rPr>
          <w:rFonts w:hint="eastAsia"/>
        </w:rPr>
        <w:t>合同变更</w:t>
      </w:r>
    </w:p>
    <w:p>
      <w:pPr>
        <w:pStyle w:val="23"/>
      </w:pPr>
      <w:r>
        <w:rPr>
          <w:rFonts w:hint="eastAsia"/>
        </w:rPr>
        <w:t>合同变更记录，含变更类型（补充协议/修正案/延期/金额变更/终止）、变更前后金额和截止日期对比、审批状态。</w:t>
      </w:r>
    </w:p>
    <w:p>
      <w:pPr>
        <w:rPr>
          <w:ins w:id="554" w:author="slhfox99403" w:date="2026-04-25T11:30:47Z"/>
        </w:rPr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rPr>
          <w:ins w:id="555" w:author="slhfox99403" w:date="2026-04-25T11:33:15Z"/>
          <w:rFonts w:hint="eastAsia"/>
          <w:lang w:val="en-US" w:eastAsia="zh-CN"/>
        </w:rPr>
      </w:pPr>
      <w:ins w:id="556" w:author="slhfox99403" w:date="2026-04-25T11:33:04Z">
        <w:r>
          <w:rPr>
            <w:rFonts w:hint="eastAsia"/>
            <w:lang w:val="en-US" w:eastAsia="zh-CN"/>
          </w:rPr>
          <w:t>业务</w:t>
        </w:r>
      </w:ins>
      <w:ins w:id="557" w:author="slhfox99403" w:date="2026-04-25T11:33:08Z">
        <w:r>
          <w:rPr>
            <w:rFonts w:hint="eastAsia"/>
            <w:lang w:val="en-US" w:eastAsia="zh-CN"/>
          </w:rPr>
          <w:t>场</w:t>
        </w:r>
      </w:ins>
      <w:ins w:id="558" w:author="slhfox99403" w:date="2026-04-25T11:33:09Z">
        <w:r>
          <w:rPr>
            <w:rFonts w:hint="eastAsia"/>
            <w:lang w:val="en-US" w:eastAsia="zh-CN"/>
          </w:rPr>
          <w:t>景</w:t>
        </w:r>
      </w:ins>
      <w:ins w:id="559" w:author="slhfox99403" w:date="2026-04-25T11:33:13Z">
        <w:r>
          <w:rPr>
            <w:rFonts w:hint="eastAsia"/>
            <w:lang w:val="en-US" w:eastAsia="zh-CN"/>
          </w:rPr>
          <w:t>合同拆</w:t>
        </w:r>
      </w:ins>
      <w:ins w:id="560" w:author="slhfox99403" w:date="2026-04-25T11:33:14Z">
        <w:r>
          <w:rPr>
            <w:rFonts w:hint="eastAsia"/>
            <w:lang w:val="en-US" w:eastAsia="zh-CN"/>
          </w:rPr>
          <w:t>分</w:t>
        </w:r>
      </w:ins>
    </w:p>
    <w:p>
      <w:pPr>
        <w:rPr>
          <w:rFonts w:hint="default"/>
          <w:lang w:val="en-US" w:eastAsia="zh-CN"/>
        </w:rPr>
      </w:pPr>
      <w:ins w:id="561" w:author="slhfox99403" w:date="2026-04-25T11:34:33Z">
        <w:r>
          <w:rPr>
            <w:rFonts w:hint="eastAsia"/>
            <w:lang w:val="en-US" w:eastAsia="zh-CN"/>
          </w:rPr>
          <w:t>公司</w:t>
        </w:r>
      </w:ins>
      <w:ins w:id="562" w:author="slhfox99403" w:date="2026-04-25T11:34:12Z">
        <w:r>
          <w:rPr>
            <w:rFonts w:hint="eastAsia"/>
            <w:lang w:val="en-US" w:eastAsia="zh-CN"/>
          </w:rPr>
          <w:t>内部</w:t>
        </w:r>
      </w:ins>
      <w:ins w:id="563" w:author="slhfox99403" w:date="2026-04-25T11:34:13Z">
        <w:r>
          <w:rPr>
            <w:rFonts w:hint="eastAsia"/>
            <w:lang w:val="en-US" w:eastAsia="zh-CN"/>
          </w:rPr>
          <w:t>需要</w:t>
        </w:r>
      </w:ins>
      <w:ins w:id="564" w:author="slhfox99403" w:date="2026-04-25T11:34:14Z">
        <w:r>
          <w:rPr>
            <w:rFonts w:hint="eastAsia"/>
            <w:lang w:val="en-US" w:eastAsia="zh-CN"/>
          </w:rPr>
          <w:t>将</w:t>
        </w:r>
      </w:ins>
      <w:ins w:id="565" w:author="slhfox99403" w:date="2026-04-25T11:34:35Z">
        <w:r>
          <w:rPr>
            <w:rFonts w:hint="eastAsia"/>
            <w:lang w:val="en-US" w:eastAsia="zh-CN"/>
          </w:rPr>
          <w:t>与</w:t>
        </w:r>
      </w:ins>
      <w:ins w:id="566" w:author="slhfox99403" w:date="2026-04-25T11:34:37Z">
        <w:r>
          <w:rPr>
            <w:rFonts w:hint="eastAsia"/>
            <w:lang w:val="en-US" w:eastAsia="zh-CN"/>
          </w:rPr>
          <w:t>甲方签</w:t>
        </w:r>
      </w:ins>
      <w:ins w:id="567" w:author="slhfox99403" w:date="2026-04-25T11:34:38Z">
        <w:r>
          <w:rPr>
            <w:rFonts w:hint="eastAsia"/>
            <w:lang w:val="en-US" w:eastAsia="zh-CN"/>
          </w:rPr>
          <w:t>约回</w:t>
        </w:r>
      </w:ins>
      <w:ins w:id="568" w:author="slhfox99403" w:date="2026-04-25T11:34:39Z">
        <w:r>
          <w:rPr>
            <w:rFonts w:hint="eastAsia"/>
            <w:lang w:val="en-US" w:eastAsia="zh-CN"/>
          </w:rPr>
          <w:t>来的</w:t>
        </w:r>
      </w:ins>
      <w:ins w:id="569" w:author="slhfox99403" w:date="2026-04-25T11:34:15Z">
        <w:r>
          <w:rPr>
            <w:rFonts w:hint="eastAsia"/>
            <w:lang w:val="en-US" w:eastAsia="zh-CN"/>
          </w:rPr>
          <w:t>主合同</w:t>
        </w:r>
      </w:ins>
      <w:ins w:id="570" w:author="slhfox99403" w:date="2026-04-25T11:34:16Z">
        <w:r>
          <w:rPr>
            <w:rFonts w:hint="eastAsia"/>
            <w:lang w:val="en-US" w:eastAsia="zh-CN"/>
          </w:rPr>
          <w:t>进行</w:t>
        </w:r>
      </w:ins>
      <w:ins w:id="571" w:author="slhfox99403" w:date="2026-04-25T11:34:42Z">
        <w:r>
          <w:rPr>
            <w:rFonts w:hint="eastAsia"/>
            <w:lang w:val="en-US" w:eastAsia="zh-CN"/>
          </w:rPr>
          <w:t>内部</w:t>
        </w:r>
      </w:ins>
      <w:ins w:id="572" w:author="slhfox99403" w:date="2026-04-25T11:34:24Z">
        <w:r>
          <w:rPr>
            <w:rFonts w:hint="eastAsia"/>
            <w:lang w:val="en-US" w:eastAsia="zh-CN"/>
          </w:rPr>
          <w:t>人为</w:t>
        </w:r>
      </w:ins>
      <w:ins w:id="573" w:author="slhfox99403" w:date="2026-04-25T11:34:22Z">
        <w:r>
          <w:rPr>
            <w:rFonts w:hint="eastAsia"/>
            <w:lang w:val="en-US" w:eastAsia="zh-CN"/>
          </w:rPr>
          <w:t>拆分</w:t>
        </w:r>
      </w:ins>
      <w:ins w:id="574" w:author="slhfox99403" w:date="2026-04-25T11:34:26Z">
        <w:r>
          <w:rPr>
            <w:rFonts w:hint="eastAsia"/>
            <w:lang w:val="en-US" w:eastAsia="zh-CN"/>
          </w:rPr>
          <w:t>，</w:t>
        </w:r>
      </w:ins>
      <w:ins w:id="575" w:author="slhfox99403" w:date="2026-04-25T11:34:47Z">
        <w:r>
          <w:rPr>
            <w:rFonts w:hint="eastAsia"/>
            <w:lang w:val="en-US" w:eastAsia="zh-CN"/>
          </w:rPr>
          <w:t>拆</w:t>
        </w:r>
      </w:ins>
      <w:ins w:id="576" w:author="slhfox99403" w:date="2026-04-25T11:34:48Z">
        <w:r>
          <w:rPr>
            <w:rFonts w:hint="eastAsia"/>
            <w:lang w:val="en-US" w:eastAsia="zh-CN"/>
          </w:rPr>
          <w:t>分合同</w:t>
        </w:r>
      </w:ins>
      <w:ins w:id="577" w:author="slhfox99403" w:date="2026-04-25T11:34:51Z">
        <w:r>
          <w:rPr>
            <w:rFonts w:hint="eastAsia"/>
            <w:lang w:val="en-US" w:eastAsia="zh-CN"/>
          </w:rPr>
          <w:t>名字</w:t>
        </w:r>
      </w:ins>
      <w:ins w:id="578" w:author="slhfox99403" w:date="2026-04-25T11:34:52Z">
        <w:r>
          <w:rPr>
            <w:rFonts w:hint="eastAsia"/>
            <w:lang w:val="en-US" w:eastAsia="zh-CN"/>
          </w:rPr>
          <w:t>需要</w:t>
        </w:r>
      </w:ins>
      <w:ins w:id="579" w:author="slhfox99403" w:date="2026-04-25T11:34:53Z">
        <w:r>
          <w:rPr>
            <w:rFonts w:hint="eastAsia"/>
            <w:lang w:val="en-US" w:eastAsia="zh-CN"/>
          </w:rPr>
          <w:t>保留主</w:t>
        </w:r>
      </w:ins>
      <w:ins w:id="580" w:author="slhfox99403" w:date="2026-04-25T11:34:54Z">
        <w:r>
          <w:rPr>
            <w:rFonts w:hint="eastAsia"/>
            <w:lang w:val="en-US" w:eastAsia="zh-CN"/>
          </w:rPr>
          <w:t>合同</w:t>
        </w:r>
      </w:ins>
      <w:ins w:id="581" w:author="slhfox99403" w:date="2026-04-25T11:34:57Z">
        <w:r>
          <w:rPr>
            <w:rFonts w:hint="eastAsia"/>
            <w:lang w:val="en-US" w:eastAsia="zh-CN"/>
          </w:rPr>
          <w:t>名称</w:t>
        </w:r>
      </w:ins>
      <w:ins w:id="582" w:author="slhfox99403" w:date="2026-04-25T17:41:57Z">
        <w:r>
          <w:rPr>
            <w:rFonts w:hint="eastAsia"/>
            <w:lang w:val="en-US" w:eastAsia="zh-CN"/>
          </w:rPr>
          <w:t>-</w:t>
        </w:r>
      </w:ins>
      <w:ins w:id="583" w:author="slhfox99403" w:date="2026-04-25T11:35:00Z">
        <w:r>
          <w:rPr>
            <w:rFonts w:hint="eastAsia"/>
            <w:lang w:val="en-US" w:eastAsia="zh-CN"/>
          </w:rPr>
          <w:t>***</w:t>
        </w:r>
      </w:ins>
      <w:ins w:id="584" w:author="slhfox99403" w:date="2026-04-25T11:35:02Z">
        <w:r>
          <w:rPr>
            <w:rFonts w:hint="eastAsia"/>
            <w:lang w:val="en-US" w:eastAsia="zh-CN"/>
          </w:rPr>
          <w:t>，</w:t>
        </w:r>
      </w:ins>
      <w:ins w:id="585" w:author="slhfox99403" w:date="2026-04-25T17:42:34Z">
        <w:r>
          <w:rPr>
            <w:rFonts w:hint="eastAsia"/>
            <w:lang w:val="en-US" w:eastAsia="zh-CN"/>
          </w:rPr>
          <w:t>拆</w:t>
        </w:r>
      </w:ins>
      <w:ins w:id="586" w:author="slhfox99403" w:date="2026-04-25T17:42:35Z">
        <w:r>
          <w:rPr>
            <w:rFonts w:hint="eastAsia"/>
            <w:lang w:val="en-US" w:eastAsia="zh-CN"/>
          </w:rPr>
          <w:t>分</w:t>
        </w:r>
      </w:ins>
      <w:ins w:id="587" w:author="slhfox99403" w:date="2026-04-25T11:35:03Z">
        <w:r>
          <w:rPr>
            <w:rFonts w:hint="eastAsia"/>
            <w:lang w:val="en-US" w:eastAsia="zh-CN"/>
          </w:rPr>
          <w:t>金额</w:t>
        </w:r>
      </w:ins>
      <w:ins w:id="588" w:author="slhfox99403" w:date="2026-04-25T17:42:37Z">
        <w:r>
          <w:rPr>
            <w:rFonts w:hint="eastAsia"/>
            <w:lang w:val="en-US" w:eastAsia="zh-CN"/>
          </w:rPr>
          <w:t>可以</w:t>
        </w:r>
      </w:ins>
      <w:ins w:id="589" w:author="slhfox99403" w:date="2026-04-25T17:42:38Z">
        <w:r>
          <w:rPr>
            <w:rFonts w:hint="eastAsia"/>
            <w:lang w:val="en-US" w:eastAsia="zh-CN"/>
          </w:rPr>
          <w:t>按</w:t>
        </w:r>
      </w:ins>
      <w:ins w:id="590" w:author="slhfox99403" w:date="2026-04-25T17:42:39Z">
        <w:r>
          <w:rPr>
            <w:rFonts w:hint="eastAsia"/>
            <w:lang w:val="en-US" w:eastAsia="zh-CN"/>
          </w:rPr>
          <w:t>比例</w:t>
        </w:r>
      </w:ins>
      <w:ins w:id="591" w:author="slhfox99403" w:date="2026-04-25T17:42:41Z">
        <w:r>
          <w:rPr>
            <w:rFonts w:hint="eastAsia"/>
            <w:lang w:val="en-US" w:eastAsia="zh-CN"/>
          </w:rPr>
          <w:t>或者</w:t>
        </w:r>
      </w:ins>
      <w:ins w:id="592" w:author="slhfox99403" w:date="2026-04-25T17:42:42Z">
        <w:r>
          <w:rPr>
            <w:rFonts w:hint="eastAsia"/>
            <w:lang w:val="en-US" w:eastAsia="zh-CN"/>
          </w:rPr>
          <w:t>自己</w:t>
        </w:r>
      </w:ins>
      <w:ins w:id="593" w:author="slhfox99403" w:date="2026-04-25T17:42:43Z">
        <w:r>
          <w:rPr>
            <w:rFonts w:hint="eastAsia"/>
            <w:lang w:val="en-US" w:eastAsia="zh-CN"/>
          </w:rPr>
          <w:t>定义</w:t>
        </w:r>
      </w:ins>
      <w:ins w:id="594" w:author="slhfox99403" w:date="2026-04-25T17:42:46Z">
        <w:r>
          <w:rPr>
            <w:rFonts w:hint="eastAsia"/>
            <w:lang w:val="en-US" w:eastAsia="zh-CN"/>
          </w:rPr>
          <w:t>每</w:t>
        </w:r>
      </w:ins>
      <w:ins w:id="595" w:author="slhfox99403" w:date="2026-04-25T17:42:47Z">
        <w:r>
          <w:rPr>
            <w:rFonts w:hint="eastAsia"/>
            <w:lang w:val="en-US" w:eastAsia="zh-CN"/>
          </w:rPr>
          <w:t>个</w:t>
        </w:r>
      </w:ins>
      <w:ins w:id="596" w:author="slhfox99403" w:date="2026-04-25T17:42:50Z">
        <w:r>
          <w:rPr>
            <w:rFonts w:hint="eastAsia"/>
            <w:lang w:val="en-US" w:eastAsia="zh-CN"/>
          </w:rPr>
          <w:t>子合同</w:t>
        </w:r>
      </w:ins>
      <w:ins w:id="597" w:author="slhfox99403" w:date="2026-04-25T17:42:51Z">
        <w:r>
          <w:rPr>
            <w:rFonts w:hint="eastAsia"/>
            <w:lang w:val="en-US" w:eastAsia="zh-CN"/>
          </w:rPr>
          <w:t>的</w:t>
        </w:r>
      </w:ins>
      <w:ins w:id="598" w:author="slhfox99403" w:date="2026-04-25T17:42:52Z">
        <w:r>
          <w:rPr>
            <w:rFonts w:hint="eastAsia"/>
            <w:lang w:val="en-US" w:eastAsia="zh-CN"/>
          </w:rPr>
          <w:t>金额</w:t>
        </w:r>
      </w:ins>
      <w:ins w:id="599" w:author="slhfox99403" w:date="2026-04-25T11:53:28Z">
        <w:r>
          <w:rPr>
            <w:rFonts w:hint="eastAsia"/>
            <w:lang w:val="en-US" w:eastAsia="zh-CN"/>
          </w:rPr>
          <w:t>，</w:t>
        </w:r>
      </w:ins>
      <w:ins w:id="600" w:author="slhfox99403" w:date="2026-04-25T17:42:56Z">
        <w:r>
          <w:rPr>
            <w:rFonts w:hint="eastAsia"/>
            <w:lang w:val="en-US" w:eastAsia="zh-CN"/>
          </w:rPr>
          <w:t>同时</w:t>
        </w:r>
      </w:ins>
      <w:ins w:id="601" w:author="slhfox99403" w:date="2026-04-25T17:42:58Z">
        <w:r>
          <w:rPr>
            <w:rFonts w:hint="eastAsia"/>
            <w:lang w:val="en-US" w:eastAsia="zh-CN"/>
          </w:rPr>
          <w:t>每个</w:t>
        </w:r>
      </w:ins>
      <w:ins w:id="602" w:author="slhfox99403" w:date="2026-04-25T11:53:34Z">
        <w:r>
          <w:rPr>
            <w:rFonts w:hint="eastAsia"/>
            <w:lang w:val="en-US" w:eastAsia="zh-CN"/>
          </w:rPr>
          <w:t>子</w:t>
        </w:r>
      </w:ins>
      <w:ins w:id="603" w:author="slhfox99403" w:date="2026-04-25T11:53:36Z">
        <w:r>
          <w:rPr>
            <w:rFonts w:hint="eastAsia"/>
            <w:lang w:val="en-US" w:eastAsia="zh-CN"/>
          </w:rPr>
          <w:t>合同</w:t>
        </w:r>
      </w:ins>
      <w:ins w:id="604" w:author="slhfox99403" w:date="2026-04-25T11:53:37Z">
        <w:r>
          <w:rPr>
            <w:rFonts w:hint="eastAsia"/>
            <w:lang w:val="en-US" w:eastAsia="zh-CN"/>
          </w:rPr>
          <w:t>需要</w:t>
        </w:r>
      </w:ins>
      <w:ins w:id="605" w:author="slhfox99403" w:date="2026-04-25T17:43:06Z">
        <w:r>
          <w:rPr>
            <w:rFonts w:hint="eastAsia"/>
            <w:lang w:val="en-US" w:eastAsia="zh-CN"/>
          </w:rPr>
          <w:t>关联</w:t>
        </w:r>
      </w:ins>
      <w:ins w:id="606" w:author="slhfox99403" w:date="2026-04-25T17:43:08Z">
        <w:r>
          <w:rPr>
            <w:rFonts w:hint="eastAsia"/>
            <w:lang w:val="en-US" w:eastAsia="zh-CN"/>
          </w:rPr>
          <w:t>内部</w:t>
        </w:r>
      </w:ins>
      <w:ins w:id="607" w:author="slhfox99403" w:date="2026-04-25T17:43:09Z">
        <w:r>
          <w:rPr>
            <w:rFonts w:hint="eastAsia"/>
            <w:lang w:val="en-US" w:eastAsia="zh-CN"/>
          </w:rPr>
          <w:t>项目</w:t>
        </w:r>
      </w:ins>
      <w:ins w:id="608" w:author="slhfox99403" w:date="2026-04-25T17:43:10Z">
        <w:r>
          <w:rPr>
            <w:rFonts w:hint="eastAsia"/>
            <w:lang w:val="en-US" w:eastAsia="zh-CN"/>
          </w:rPr>
          <w:t>名称、</w:t>
        </w:r>
      </w:ins>
      <w:ins w:id="609" w:author="slhfox99403" w:date="2026-04-25T17:43:11Z">
        <w:r>
          <w:rPr>
            <w:rFonts w:hint="eastAsia"/>
            <w:lang w:val="en-US" w:eastAsia="zh-CN"/>
          </w:rPr>
          <w:t>商机</w:t>
        </w:r>
      </w:ins>
      <w:ins w:id="610" w:author="slhfox99403" w:date="2026-04-25T17:43:12Z">
        <w:r>
          <w:rPr>
            <w:rFonts w:hint="eastAsia"/>
            <w:lang w:val="en-US" w:eastAsia="zh-CN"/>
          </w:rPr>
          <w:t>名称</w:t>
        </w:r>
      </w:ins>
      <w:ins w:id="611" w:author="slhfox99403" w:date="2026-04-25T17:43:13Z">
        <w:r>
          <w:rPr>
            <w:rFonts w:hint="eastAsia"/>
            <w:lang w:val="en-US" w:eastAsia="zh-CN"/>
          </w:rPr>
          <w:t>、</w:t>
        </w:r>
      </w:ins>
      <w:ins w:id="612" w:author="slhfox99403" w:date="2026-04-25T17:43:14Z">
        <w:r>
          <w:rPr>
            <w:rFonts w:hint="eastAsia"/>
            <w:lang w:val="en-US" w:eastAsia="zh-CN"/>
          </w:rPr>
          <w:t>归属</w:t>
        </w:r>
      </w:ins>
      <w:ins w:id="613" w:author="slhfox99403" w:date="2026-04-25T17:43:16Z">
        <w:r>
          <w:rPr>
            <w:rFonts w:hint="eastAsia"/>
            <w:lang w:val="en-US" w:eastAsia="zh-CN"/>
          </w:rPr>
          <w:t>事业部</w:t>
        </w:r>
      </w:ins>
    </w:p>
    <w:bookmarkEnd w:id="28"/>
    <w:bookmarkEnd w:id="35"/>
    <w:p>
      <w:pPr>
        <w:pStyle w:val="4"/>
      </w:pPr>
      <w:bookmarkStart w:id="36" w:name="五项目域"/>
      <w:r>
        <w:rPr>
          <w:rFonts w:hint="eastAsia"/>
        </w:rPr>
        <w:t>五、项目域</w:t>
      </w:r>
    </w:p>
    <w:p>
      <w:pPr>
        <w:pStyle w:val="5"/>
      </w:pPr>
      <w:bookmarkStart w:id="37" w:name="project-----项目主档"/>
      <w:r>
        <w:t xml:space="preserve">project — </w:t>
      </w:r>
      <w:r>
        <w:rPr>
          <w:rFonts w:hint="eastAsia"/>
        </w:rPr>
        <w:t>项目主档</w:t>
      </w:r>
    </w:p>
    <w:p>
      <w:pPr>
        <w:pStyle w:val="23"/>
        <w:rPr>
          <w:ins w:id="614" w:author="slhfox99403" w:date="2026-04-25T18:22:34Z"/>
          <w:rFonts w:hint="eastAsia"/>
        </w:rPr>
      </w:pPr>
      <w:r>
        <w:rPr>
          <w:rFonts w:hint="eastAsia"/>
        </w:rPr>
        <w:t>项目的核心档案，关联合同、客户和来源商机。</w:t>
      </w:r>
      <w:r>
        <w:rPr>
          <w:rStyle w:val="48"/>
        </w:rPr>
        <w:t>status</w:t>
      </w:r>
      <w:r>
        <w:t xml:space="preserve"> </w:t>
      </w:r>
      <w:r>
        <w:rPr>
          <w:rFonts w:hint="eastAsia"/>
        </w:rPr>
        <w:t>驱动生命周期（立项→审批→执行→暂停→完成→取消）。</w:t>
      </w:r>
      <w:r>
        <w:rPr>
          <w:rFonts w:hint="eastAsia"/>
          <w:b/>
          <w:bCs/>
        </w:rPr>
        <w:t>不存成本聚合字段</w:t>
      </w:r>
      <w:r>
        <w:rPr>
          <w:rFonts w:hint="eastAsia"/>
        </w:rPr>
        <w:t>，从</w:t>
      </w:r>
      <w:r>
        <w:t xml:space="preserve"> </w:t>
      </w:r>
      <w:r>
        <w:rPr>
          <w:rStyle w:val="48"/>
        </w:rPr>
        <w:t>project_cost</w:t>
      </w:r>
      <w:r>
        <w:t xml:space="preserve"> </w:t>
      </w:r>
      <w:r>
        <w:rPr>
          <w:rFonts w:hint="eastAsia"/>
        </w:rPr>
        <w:t>查询。</w:t>
      </w:r>
    </w:p>
    <w:p>
      <w:pPr>
        <w:pStyle w:val="3"/>
        <w:rPr>
          <w:ins w:id="615" w:author="slhfox99403" w:date="2026-04-25T18:26:18Z"/>
          <w:rFonts w:hint="eastAsia"/>
          <w:lang w:val="en-US" w:eastAsia="zh-CN"/>
        </w:rPr>
      </w:pPr>
      <w:ins w:id="616" w:author="slhfox99403" w:date="2026-04-25T18:23:40Z">
        <w:r>
          <w:rPr>
            <w:rFonts w:hint="eastAsia"/>
            <w:lang w:val="en-US" w:eastAsia="zh-CN"/>
          </w:rPr>
          <w:t>项目</w:t>
        </w:r>
      </w:ins>
      <w:ins w:id="617" w:author="slhfox99403" w:date="2026-04-25T18:23:36Z">
        <w:r>
          <w:rPr>
            <w:rFonts w:hint="eastAsia"/>
            <w:lang w:val="en-US" w:eastAsia="zh-CN"/>
          </w:rPr>
          <w:t>立项</w:t>
        </w:r>
      </w:ins>
      <w:ins w:id="618" w:author="slhfox99403" w:date="2026-04-25T18:22:39Z">
        <w:r>
          <w:rPr>
            <w:rFonts w:hint="eastAsia"/>
            <w:lang w:val="en-US" w:eastAsia="zh-CN"/>
          </w:rPr>
          <w:t>类</w:t>
        </w:r>
      </w:ins>
      <w:ins w:id="619" w:author="slhfox99403" w:date="2026-04-25T18:26:17Z">
        <w:r>
          <w:rPr>
            <w:rFonts w:hint="eastAsia"/>
            <w:lang w:val="en-US" w:eastAsia="zh-CN"/>
          </w:rPr>
          <w:t>别</w:t>
        </w:r>
      </w:ins>
      <w:ins w:id="620" w:author="slhfox99403" w:date="2026-04-25T18:22:40Z">
        <w:r>
          <w:rPr>
            <w:rFonts w:hint="eastAsia"/>
            <w:lang w:val="en-US" w:eastAsia="zh-CN"/>
          </w:rPr>
          <w:t>：</w:t>
        </w:r>
      </w:ins>
      <w:ins w:id="621" w:author="slhfox99403" w:date="2026-04-25T18:22:50Z">
        <w:r>
          <w:rPr>
            <w:rFonts w:hint="eastAsia"/>
            <w:lang w:val="en-US" w:eastAsia="zh-CN"/>
          </w:rPr>
          <w:t>战略</w:t>
        </w:r>
      </w:ins>
      <w:ins w:id="622" w:author="slhfox99403" w:date="2026-04-25T18:22:51Z">
        <w:r>
          <w:rPr>
            <w:rFonts w:hint="eastAsia"/>
            <w:lang w:val="en-US" w:eastAsia="zh-CN"/>
          </w:rPr>
          <w:t>项目</w:t>
        </w:r>
      </w:ins>
      <w:ins w:id="623" w:author="slhfox99403" w:date="2026-04-25T18:22:54Z">
        <w:r>
          <w:rPr>
            <w:rFonts w:hint="eastAsia"/>
            <w:lang w:val="en-US" w:eastAsia="zh-CN"/>
          </w:rPr>
          <w:t>预</w:t>
        </w:r>
      </w:ins>
      <w:ins w:id="624" w:author="slhfox99403" w:date="2026-04-25T18:23:02Z">
        <w:r>
          <w:rPr>
            <w:rFonts w:hint="eastAsia"/>
            <w:lang w:val="en-US" w:eastAsia="zh-CN"/>
          </w:rPr>
          <w:t>立项</w:t>
        </w:r>
      </w:ins>
      <w:ins w:id="625" w:author="slhfox99403" w:date="2026-04-25T18:25:12Z">
        <w:r>
          <w:rPr>
            <w:rFonts w:hint="eastAsia"/>
            <w:lang w:val="en-US" w:eastAsia="zh-CN"/>
          </w:rPr>
          <w:t>（</w:t>
        </w:r>
      </w:ins>
      <w:ins w:id="626" w:author="slhfox99403" w:date="2026-04-25T18:25:19Z">
        <w:r>
          <w:rPr>
            <w:rFonts w:hint="eastAsia"/>
            <w:lang w:val="en-US" w:eastAsia="zh-CN"/>
          </w:rPr>
          <w:t>简</w:t>
        </w:r>
      </w:ins>
      <w:ins w:id="627" w:author="slhfox99403" w:date="2026-04-25T18:25:20Z">
        <w:r>
          <w:rPr>
            <w:rFonts w:hint="eastAsia"/>
            <w:lang w:val="en-US" w:eastAsia="zh-CN"/>
          </w:rPr>
          <w:t>单</w:t>
        </w:r>
      </w:ins>
      <w:ins w:id="628" w:author="slhfox99403" w:date="2026-04-25T18:25:22Z">
        <w:r>
          <w:rPr>
            <w:rFonts w:hint="eastAsia"/>
            <w:lang w:val="en-US" w:eastAsia="zh-CN"/>
          </w:rPr>
          <w:t>填写</w:t>
        </w:r>
      </w:ins>
      <w:ins w:id="629" w:author="slhfox99403" w:date="2026-04-25T18:25:23Z">
        <w:r>
          <w:rPr>
            <w:rFonts w:hint="eastAsia"/>
            <w:lang w:val="en-US" w:eastAsia="zh-CN"/>
          </w:rPr>
          <w:t>项目</w:t>
        </w:r>
      </w:ins>
      <w:ins w:id="630" w:author="slhfox99403" w:date="2026-04-25T18:25:25Z">
        <w:r>
          <w:rPr>
            <w:rFonts w:hint="eastAsia"/>
            <w:lang w:val="en-US" w:eastAsia="zh-CN"/>
          </w:rPr>
          <w:t>背景</w:t>
        </w:r>
      </w:ins>
      <w:ins w:id="631" w:author="slhfox99403" w:date="2026-04-25T18:25:28Z">
        <w:r>
          <w:rPr>
            <w:rFonts w:hint="eastAsia"/>
            <w:lang w:val="en-US" w:eastAsia="zh-CN"/>
          </w:rPr>
          <w:t>及</w:t>
        </w:r>
      </w:ins>
      <w:ins w:id="632" w:author="slhfox99403" w:date="2026-04-25T18:25:29Z">
        <w:r>
          <w:rPr>
            <w:rFonts w:hint="eastAsia"/>
            <w:lang w:val="en-US" w:eastAsia="zh-CN"/>
          </w:rPr>
          <w:t>战略</w:t>
        </w:r>
      </w:ins>
      <w:ins w:id="633" w:author="slhfox99403" w:date="2026-04-25T18:25:30Z">
        <w:r>
          <w:rPr>
            <w:rFonts w:hint="eastAsia"/>
            <w:lang w:val="en-US" w:eastAsia="zh-CN"/>
          </w:rPr>
          <w:t>意义</w:t>
        </w:r>
      </w:ins>
      <w:ins w:id="634" w:author="slhfox99403" w:date="2026-04-25T18:25:31Z">
        <w:r>
          <w:rPr>
            <w:rFonts w:hint="eastAsia"/>
            <w:lang w:val="en-US" w:eastAsia="zh-CN"/>
          </w:rPr>
          <w:t>）</w:t>
        </w:r>
      </w:ins>
      <w:ins w:id="635" w:author="slhfox99403" w:date="2026-04-25T18:23:03Z">
        <w:r>
          <w:rPr>
            <w:rFonts w:hint="eastAsia"/>
            <w:lang w:val="en-US" w:eastAsia="zh-CN"/>
          </w:rPr>
          <w:t>、</w:t>
        </w:r>
      </w:ins>
      <w:ins w:id="636" w:author="slhfox99403" w:date="2026-04-25T18:23:45Z">
        <w:r>
          <w:rPr>
            <w:rFonts w:hint="eastAsia"/>
            <w:lang w:val="en-US" w:eastAsia="zh-CN"/>
          </w:rPr>
          <w:t>正式</w:t>
        </w:r>
      </w:ins>
      <w:ins w:id="637" w:author="slhfox99403" w:date="2026-04-25T18:23:46Z">
        <w:r>
          <w:rPr>
            <w:rFonts w:hint="eastAsia"/>
            <w:lang w:val="en-US" w:eastAsia="zh-CN"/>
          </w:rPr>
          <w:t>立项</w:t>
        </w:r>
      </w:ins>
    </w:p>
    <w:p>
      <w:pPr>
        <w:pStyle w:val="3"/>
        <w:rPr>
          <w:ins w:id="638" w:author="slhfox99403" w:date="2026-04-25T18:37:34Z"/>
          <w:rFonts w:hint="eastAsia"/>
          <w:lang w:val="en-US" w:eastAsia="zh-CN"/>
        </w:rPr>
      </w:pPr>
      <w:ins w:id="639" w:author="slhfox99403" w:date="2026-04-25T18:26:22Z">
        <w:r>
          <w:rPr>
            <w:rFonts w:hint="eastAsia"/>
            <w:lang w:val="en-US" w:eastAsia="zh-CN"/>
          </w:rPr>
          <w:t>项目</w:t>
        </w:r>
      </w:ins>
      <w:ins w:id="640" w:author="slhfox99403" w:date="2026-04-25T18:26:23Z">
        <w:r>
          <w:rPr>
            <w:rFonts w:hint="eastAsia"/>
            <w:lang w:val="en-US" w:eastAsia="zh-CN"/>
          </w:rPr>
          <w:t>类型</w:t>
        </w:r>
      </w:ins>
      <w:ins w:id="641" w:author="slhfox99403" w:date="2026-04-25T18:26:24Z">
        <w:r>
          <w:rPr>
            <w:rFonts w:hint="eastAsia"/>
            <w:lang w:val="en-US" w:eastAsia="zh-CN"/>
          </w:rPr>
          <w:t xml:space="preserve">： </w:t>
        </w:r>
      </w:ins>
      <w:ins w:id="642" w:author="slhfox99403" w:date="2026-04-25T18:26:28Z">
        <w:r>
          <w:rPr>
            <w:rFonts w:hint="eastAsia"/>
            <w:lang w:val="en-US" w:eastAsia="zh-CN"/>
          </w:rPr>
          <w:t>开发</w:t>
        </w:r>
      </w:ins>
      <w:ins w:id="643" w:author="slhfox99403" w:date="2026-04-25T18:26:30Z">
        <w:r>
          <w:rPr>
            <w:rFonts w:hint="eastAsia"/>
            <w:lang w:val="en-US" w:eastAsia="zh-CN"/>
          </w:rPr>
          <w:t>项目、开</w:t>
        </w:r>
      </w:ins>
      <w:ins w:id="644" w:author="slhfox99403" w:date="2026-04-25T18:26:31Z">
        <w:r>
          <w:rPr>
            <w:rFonts w:hint="eastAsia"/>
            <w:lang w:val="en-US" w:eastAsia="zh-CN"/>
          </w:rPr>
          <w:t>发</w:t>
        </w:r>
      </w:ins>
      <w:ins w:id="645" w:author="slhfox99403" w:date="2026-04-25T18:26:32Z">
        <w:r>
          <w:rPr>
            <w:rFonts w:hint="eastAsia"/>
            <w:lang w:val="en-US" w:eastAsia="zh-CN"/>
          </w:rPr>
          <w:t>运维</w:t>
        </w:r>
      </w:ins>
      <w:ins w:id="646" w:author="slhfox99403" w:date="2026-04-25T18:26:33Z">
        <w:r>
          <w:rPr>
            <w:rFonts w:hint="eastAsia"/>
            <w:lang w:val="en-US" w:eastAsia="zh-CN"/>
          </w:rPr>
          <w:t>、</w:t>
        </w:r>
      </w:ins>
      <w:ins w:id="647" w:author="slhfox99403" w:date="2026-04-25T18:26:37Z">
        <w:r>
          <w:rPr>
            <w:rFonts w:hint="eastAsia"/>
            <w:lang w:val="en-US" w:eastAsia="zh-CN"/>
          </w:rPr>
          <w:t>科技</w:t>
        </w:r>
      </w:ins>
      <w:ins w:id="648" w:author="slhfox99403" w:date="2026-04-25T18:26:38Z">
        <w:r>
          <w:rPr>
            <w:rFonts w:hint="eastAsia"/>
            <w:lang w:val="en-US" w:eastAsia="zh-CN"/>
          </w:rPr>
          <w:t>项目、</w:t>
        </w:r>
      </w:ins>
      <w:ins w:id="649" w:author="slhfox99403" w:date="2026-04-25T18:26:45Z">
        <w:r>
          <w:rPr>
            <w:rFonts w:hint="eastAsia"/>
            <w:lang w:val="en-US" w:eastAsia="zh-CN"/>
          </w:rPr>
          <w:t>运维</w:t>
        </w:r>
      </w:ins>
      <w:ins w:id="650" w:author="slhfox99403" w:date="2026-04-25T18:26:46Z">
        <w:r>
          <w:rPr>
            <w:rFonts w:hint="eastAsia"/>
            <w:lang w:val="en-US" w:eastAsia="zh-CN"/>
          </w:rPr>
          <w:t>项目</w:t>
        </w:r>
      </w:ins>
      <w:ins w:id="651" w:author="slhfox99403" w:date="2026-04-25T18:26:47Z">
        <w:r>
          <w:rPr>
            <w:rFonts w:hint="eastAsia"/>
            <w:lang w:val="en-US" w:eastAsia="zh-CN"/>
          </w:rPr>
          <w:t>、</w:t>
        </w:r>
      </w:ins>
      <w:ins w:id="652" w:author="slhfox99403" w:date="2026-04-25T18:26:48Z">
        <w:r>
          <w:rPr>
            <w:rFonts w:hint="eastAsia"/>
            <w:lang w:val="en-US" w:eastAsia="zh-CN"/>
          </w:rPr>
          <w:t>实施</w:t>
        </w:r>
      </w:ins>
      <w:ins w:id="653" w:author="slhfox99403" w:date="2026-04-25T18:26:49Z">
        <w:r>
          <w:rPr>
            <w:rFonts w:hint="eastAsia"/>
            <w:lang w:val="en-US" w:eastAsia="zh-CN"/>
          </w:rPr>
          <w:t>项目</w:t>
        </w:r>
      </w:ins>
      <w:ins w:id="654" w:author="slhfox99403" w:date="2026-04-25T18:37:25Z">
        <w:r>
          <w:rPr>
            <w:rFonts w:hint="eastAsia"/>
            <w:lang w:val="en-US" w:eastAsia="zh-CN"/>
          </w:rPr>
          <w:t>、</w:t>
        </w:r>
      </w:ins>
      <w:ins w:id="655" w:author="slhfox99403" w:date="2026-04-25T18:37:26Z">
        <w:r>
          <w:rPr>
            <w:rFonts w:hint="eastAsia"/>
            <w:lang w:val="en-US" w:eastAsia="zh-CN"/>
          </w:rPr>
          <w:t>人</w:t>
        </w:r>
      </w:ins>
      <w:ins w:id="656" w:author="slhfox99403" w:date="2026-04-25T18:37:27Z">
        <w:r>
          <w:rPr>
            <w:rFonts w:hint="eastAsia"/>
            <w:lang w:val="en-US" w:eastAsia="zh-CN"/>
          </w:rPr>
          <w:t>力</w:t>
        </w:r>
      </w:ins>
      <w:ins w:id="657" w:author="slhfox99403" w:date="2026-04-25T18:37:34Z">
        <w:r>
          <w:rPr>
            <w:rFonts w:hint="eastAsia"/>
            <w:lang w:val="en-US" w:eastAsia="zh-CN"/>
          </w:rPr>
          <w:t>劳务</w:t>
        </w:r>
      </w:ins>
    </w:p>
    <w:p>
      <w:pPr>
        <w:pStyle w:val="3"/>
        <w:rPr>
          <w:ins w:id="658" w:author="slhfox99403" w:date="2026-04-25T18:39:31Z"/>
          <w:rFonts w:hint="default"/>
          <w:lang w:val="en-US" w:eastAsia="zh-CN"/>
        </w:rPr>
      </w:pPr>
      <w:ins w:id="659" w:author="slhfox99403" w:date="2026-04-25T18:39:33Z">
        <w:r>
          <w:rPr>
            <w:rFonts w:hint="eastAsia"/>
            <w:lang w:val="en-US" w:eastAsia="zh-CN"/>
          </w:rPr>
          <w:t>项目</w:t>
        </w:r>
      </w:ins>
      <w:ins w:id="660" w:author="slhfox99403" w:date="2026-04-25T18:39:34Z">
        <w:r>
          <w:rPr>
            <w:rFonts w:hint="eastAsia"/>
            <w:lang w:val="en-US" w:eastAsia="zh-CN"/>
          </w:rPr>
          <w:t>状态</w:t>
        </w:r>
      </w:ins>
      <w:ins w:id="661" w:author="slhfox99403" w:date="2026-04-25T18:39:35Z">
        <w:r>
          <w:rPr>
            <w:rFonts w:hint="eastAsia"/>
            <w:lang w:val="en-US" w:eastAsia="zh-CN"/>
          </w:rPr>
          <w:t>：</w:t>
        </w:r>
      </w:ins>
      <w:ins w:id="662" w:author="slhfox99403" w:date="2026-04-25T18:39:43Z">
        <w:r>
          <w:rPr>
            <w:rFonts w:hint="eastAsia"/>
            <w:lang w:val="en-US" w:eastAsia="zh-CN"/>
          </w:rPr>
          <w:t>商机</w:t>
        </w:r>
      </w:ins>
      <w:ins w:id="663" w:author="slhfox99403" w:date="2026-04-25T18:39:45Z">
        <w:r>
          <w:rPr>
            <w:rFonts w:hint="eastAsia"/>
            <w:lang w:val="en-US" w:eastAsia="zh-CN"/>
          </w:rPr>
          <w:t>洽谈、</w:t>
        </w:r>
      </w:ins>
      <w:ins w:id="664" w:author="slhfox99403" w:date="2026-04-25T18:39:46Z">
        <w:r>
          <w:rPr>
            <w:rFonts w:hint="eastAsia"/>
            <w:lang w:val="en-US" w:eastAsia="zh-CN"/>
          </w:rPr>
          <w:t>放弃</w:t>
        </w:r>
      </w:ins>
      <w:ins w:id="665" w:author="slhfox99403" w:date="2026-04-25T18:39:47Z">
        <w:r>
          <w:rPr>
            <w:rFonts w:hint="eastAsia"/>
            <w:lang w:val="en-US" w:eastAsia="zh-CN"/>
          </w:rPr>
          <w:t>、</w:t>
        </w:r>
      </w:ins>
      <w:ins w:id="666" w:author="slhfox99403" w:date="2026-04-25T18:39:54Z">
        <w:r>
          <w:rPr>
            <w:rFonts w:hint="eastAsia"/>
            <w:lang w:val="en-US" w:eastAsia="zh-CN"/>
          </w:rPr>
          <w:t>项目</w:t>
        </w:r>
      </w:ins>
      <w:ins w:id="667" w:author="slhfox99403" w:date="2026-04-25T18:39:55Z">
        <w:r>
          <w:rPr>
            <w:rFonts w:hint="eastAsia"/>
            <w:lang w:val="en-US" w:eastAsia="zh-CN"/>
          </w:rPr>
          <w:t>暂</w:t>
        </w:r>
      </w:ins>
      <w:ins w:id="668" w:author="slhfox99403" w:date="2026-04-25T18:39:56Z">
        <w:r>
          <w:rPr>
            <w:rFonts w:hint="eastAsia"/>
            <w:lang w:val="en-US" w:eastAsia="zh-CN"/>
          </w:rPr>
          <w:t>停、</w:t>
        </w:r>
      </w:ins>
      <w:ins w:id="669" w:author="slhfox99403" w:date="2026-04-25T18:40:55Z">
        <w:r>
          <w:rPr>
            <w:rFonts w:hint="eastAsia"/>
            <w:lang w:val="en-US" w:eastAsia="zh-CN"/>
          </w:rPr>
          <w:t>项目</w:t>
        </w:r>
      </w:ins>
      <w:ins w:id="670" w:author="slhfox99403" w:date="2026-04-25T18:40:56Z">
        <w:r>
          <w:rPr>
            <w:rFonts w:hint="eastAsia"/>
            <w:lang w:val="en-US" w:eastAsia="zh-CN"/>
          </w:rPr>
          <w:t>启</w:t>
        </w:r>
      </w:ins>
      <w:ins w:id="671" w:author="slhfox99403" w:date="2026-04-25T18:40:57Z">
        <w:r>
          <w:rPr>
            <w:rFonts w:hint="eastAsia"/>
            <w:lang w:val="en-US" w:eastAsia="zh-CN"/>
          </w:rPr>
          <w:t>动</w:t>
        </w:r>
      </w:ins>
      <w:ins w:id="672" w:author="slhfox99403" w:date="2026-04-25T18:42:50Z">
        <w:r>
          <w:rPr>
            <w:rFonts w:hint="eastAsia"/>
            <w:lang w:val="en-US" w:eastAsia="zh-CN"/>
          </w:rPr>
          <w:t>（</w:t>
        </w:r>
      </w:ins>
      <w:ins w:id="673" w:author="slhfox99403" w:date="2026-04-25T18:42:57Z">
        <w:r>
          <w:rPr>
            <w:rFonts w:hint="eastAsia"/>
            <w:lang w:val="en-US" w:eastAsia="zh-CN"/>
          </w:rPr>
          <w:t>项目</w:t>
        </w:r>
      </w:ins>
      <w:ins w:id="674" w:author="slhfox99403" w:date="2026-04-25T18:42:58Z">
        <w:r>
          <w:rPr>
            <w:rFonts w:hint="eastAsia"/>
            <w:lang w:val="en-US" w:eastAsia="zh-CN"/>
          </w:rPr>
          <w:t>初步</w:t>
        </w:r>
      </w:ins>
      <w:ins w:id="675" w:author="slhfox99403" w:date="2026-04-25T18:42:59Z">
        <w:r>
          <w:rPr>
            <w:rFonts w:hint="eastAsia"/>
            <w:lang w:val="en-US" w:eastAsia="zh-CN"/>
          </w:rPr>
          <w:t>计划</w:t>
        </w:r>
      </w:ins>
      <w:ins w:id="676" w:author="slhfox99403" w:date="2026-04-25T18:43:02Z">
        <w:r>
          <w:rPr>
            <w:rFonts w:hint="eastAsia"/>
            <w:lang w:val="en-US" w:eastAsia="zh-CN"/>
          </w:rPr>
          <w:t>编制、</w:t>
        </w:r>
      </w:ins>
      <w:ins w:id="677" w:author="slhfox99403" w:date="2026-04-25T18:43:08Z">
        <w:r>
          <w:rPr>
            <w:rFonts w:hint="eastAsia"/>
            <w:lang w:val="en-US" w:eastAsia="zh-CN"/>
          </w:rPr>
          <w:t>软</w:t>
        </w:r>
      </w:ins>
      <w:ins w:id="678" w:author="slhfox99403" w:date="2026-04-25T18:43:11Z">
        <w:r>
          <w:rPr>
            <w:rFonts w:hint="eastAsia"/>
            <w:lang w:val="en-US" w:eastAsia="zh-CN"/>
          </w:rPr>
          <w:t>需</w:t>
        </w:r>
      </w:ins>
      <w:ins w:id="679" w:author="slhfox99403" w:date="2026-04-25T18:43:12Z">
        <w:r>
          <w:rPr>
            <w:rFonts w:hint="eastAsia"/>
            <w:lang w:val="en-US" w:eastAsia="zh-CN"/>
          </w:rPr>
          <w:t>编制、</w:t>
        </w:r>
      </w:ins>
      <w:ins w:id="680" w:author="slhfox99403" w:date="2026-04-25T18:43:24Z">
        <w:r>
          <w:rPr>
            <w:rFonts w:hint="eastAsia"/>
            <w:lang w:val="en-US" w:eastAsia="zh-CN"/>
          </w:rPr>
          <w:t>概要</w:t>
        </w:r>
      </w:ins>
      <w:ins w:id="681" w:author="slhfox99403" w:date="2026-04-25T18:43:28Z">
        <w:r>
          <w:rPr>
            <w:rFonts w:hint="eastAsia"/>
            <w:lang w:val="en-US" w:eastAsia="zh-CN"/>
          </w:rPr>
          <w:t>编制</w:t>
        </w:r>
      </w:ins>
      <w:ins w:id="682" w:author="slhfox99403" w:date="2026-04-25T18:43:29Z">
        <w:r>
          <w:rPr>
            <w:rFonts w:hint="eastAsia"/>
            <w:lang w:val="en-US" w:eastAsia="zh-CN"/>
          </w:rPr>
          <w:t>、</w:t>
        </w:r>
      </w:ins>
      <w:ins w:id="683" w:author="slhfox99403" w:date="2026-04-25T18:43:36Z">
        <w:r>
          <w:rPr>
            <w:rFonts w:hint="eastAsia"/>
            <w:lang w:val="en-US" w:eastAsia="zh-CN"/>
          </w:rPr>
          <w:t>详设</w:t>
        </w:r>
      </w:ins>
      <w:ins w:id="684" w:author="slhfox99403" w:date="2026-04-25T18:43:38Z">
        <w:r>
          <w:rPr>
            <w:rFonts w:hint="eastAsia"/>
            <w:lang w:val="en-US" w:eastAsia="zh-CN"/>
          </w:rPr>
          <w:t>编</w:t>
        </w:r>
      </w:ins>
      <w:ins w:id="685" w:author="slhfox99403" w:date="2026-04-25T18:43:46Z">
        <w:r>
          <w:rPr>
            <w:rFonts w:hint="eastAsia"/>
            <w:lang w:val="en-US" w:eastAsia="zh-CN"/>
          </w:rPr>
          <w:t>制</w:t>
        </w:r>
      </w:ins>
      <w:ins w:id="686" w:author="slhfox99403" w:date="2026-04-25T18:40:57Z">
        <w:r>
          <w:rPr>
            <w:rFonts w:hint="eastAsia"/>
            <w:lang w:val="en-US" w:eastAsia="zh-CN"/>
          </w:rPr>
          <w:t>、</w:t>
        </w:r>
      </w:ins>
      <w:ins w:id="687" w:author="slhfox99403" w:date="2026-04-25T18:44:11Z">
        <w:r>
          <w:rPr>
            <w:rFonts w:hint="eastAsia"/>
            <w:lang w:val="en-US" w:eastAsia="zh-CN"/>
          </w:rPr>
          <w:t>编码</w:t>
        </w:r>
      </w:ins>
      <w:ins w:id="688" w:author="slhfox99403" w:date="2026-04-25T18:44:12Z">
        <w:r>
          <w:rPr>
            <w:rFonts w:hint="eastAsia"/>
            <w:lang w:val="en-US" w:eastAsia="zh-CN"/>
          </w:rPr>
          <w:t>设计</w:t>
        </w:r>
      </w:ins>
      <w:ins w:id="689" w:author="slhfox99403" w:date="2026-04-25T18:44:13Z">
        <w:r>
          <w:rPr>
            <w:rFonts w:hint="eastAsia"/>
            <w:lang w:val="en-US" w:eastAsia="zh-CN"/>
          </w:rPr>
          <w:t>、</w:t>
        </w:r>
      </w:ins>
      <w:ins w:id="690" w:author="slhfox99403" w:date="2026-04-25T18:44:22Z">
        <w:r>
          <w:rPr>
            <w:rFonts w:hint="eastAsia"/>
            <w:lang w:val="en-US" w:eastAsia="zh-CN"/>
          </w:rPr>
          <w:t>内</w:t>
        </w:r>
      </w:ins>
      <w:ins w:id="691" w:author="slhfox99403" w:date="2026-04-25T18:44:24Z">
        <w:r>
          <w:rPr>
            <w:rFonts w:hint="eastAsia"/>
            <w:lang w:val="en-US" w:eastAsia="zh-CN"/>
          </w:rPr>
          <w:t>测、</w:t>
        </w:r>
      </w:ins>
      <w:ins w:id="692" w:author="slhfox99403" w:date="2026-04-25T18:44:20Z">
        <w:r>
          <w:rPr>
            <w:rFonts w:hint="eastAsia"/>
            <w:lang w:val="en-US" w:eastAsia="zh-CN"/>
          </w:rPr>
          <w:t>用户手</w:t>
        </w:r>
      </w:ins>
      <w:ins w:id="693" w:author="slhfox99403" w:date="2026-04-25T18:44:27Z">
        <w:r>
          <w:rPr>
            <w:rFonts w:hint="eastAsia"/>
            <w:lang w:val="en-US" w:eastAsia="zh-CN"/>
          </w:rPr>
          <w:t>册</w:t>
        </w:r>
      </w:ins>
      <w:ins w:id="694" w:author="slhfox99403" w:date="2026-04-25T18:44:28Z">
        <w:r>
          <w:rPr>
            <w:rFonts w:hint="eastAsia"/>
            <w:lang w:val="en-US" w:eastAsia="zh-CN"/>
          </w:rPr>
          <w:t>编</w:t>
        </w:r>
      </w:ins>
      <w:ins w:id="695" w:author="slhfox99403" w:date="2026-04-25T18:44:31Z">
        <w:r>
          <w:rPr>
            <w:rFonts w:hint="eastAsia"/>
            <w:lang w:val="en-US" w:eastAsia="zh-CN"/>
          </w:rPr>
          <w:t>制</w:t>
        </w:r>
      </w:ins>
      <w:ins w:id="696" w:author="slhfox99403" w:date="2026-04-25T18:44:32Z">
        <w:r>
          <w:rPr>
            <w:rFonts w:hint="eastAsia"/>
            <w:lang w:val="en-US" w:eastAsia="zh-CN"/>
          </w:rPr>
          <w:t>等</w:t>
        </w:r>
      </w:ins>
      <w:ins w:id="697" w:author="slhfox99403" w:date="2026-04-25T18:44:33Z">
        <w:r>
          <w:rPr>
            <w:rFonts w:hint="eastAsia"/>
            <w:lang w:val="en-US" w:eastAsia="zh-CN"/>
          </w:rPr>
          <w:t>）</w:t>
        </w:r>
      </w:ins>
      <w:ins w:id="698" w:author="slhfox99403" w:date="2026-04-25T18:44:39Z">
        <w:r>
          <w:rPr>
            <w:rFonts w:hint="eastAsia"/>
            <w:lang w:val="en-US" w:eastAsia="zh-CN"/>
          </w:rPr>
          <w:t>、</w:t>
        </w:r>
      </w:ins>
      <w:ins w:id="699" w:author="slhfox99403" w:date="2026-04-25T18:44:40Z">
        <w:r>
          <w:rPr>
            <w:rFonts w:hint="eastAsia"/>
            <w:lang w:val="en-US" w:eastAsia="zh-CN"/>
          </w:rPr>
          <w:t>项目</w:t>
        </w:r>
      </w:ins>
      <w:ins w:id="700" w:author="slhfox99403" w:date="2026-04-25T18:44:41Z">
        <w:r>
          <w:rPr>
            <w:rFonts w:hint="eastAsia"/>
            <w:lang w:val="en-US" w:eastAsia="zh-CN"/>
          </w:rPr>
          <w:t>结</w:t>
        </w:r>
      </w:ins>
      <w:ins w:id="701" w:author="slhfox99403" w:date="2026-04-25T18:44:42Z">
        <w:r>
          <w:rPr>
            <w:rFonts w:hint="eastAsia"/>
            <w:lang w:val="en-US" w:eastAsia="zh-CN"/>
          </w:rPr>
          <w:t>项、</w:t>
        </w:r>
      </w:ins>
      <w:ins w:id="702" w:author="slhfox99403" w:date="2026-04-25T18:44:44Z">
        <w:r>
          <w:rPr>
            <w:rFonts w:hint="eastAsia"/>
            <w:lang w:val="en-US" w:eastAsia="zh-CN"/>
          </w:rPr>
          <w:t>项目质保</w:t>
        </w:r>
      </w:ins>
    </w:p>
    <w:p>
      <w:pPr>
        <w:pStyle w:val="3"/>
        <w:rPr>
          <w:ins w:id="703" w:author="slhfox99403" w:date="2026-04-25T18:39:16Z"/>
          <w:rFonts w:hint="eastAsia"/>
          <w:lang w:val="en-US" w:eastAsia="zh-CN"/>
        </w:rPr>
      </w:pPr>
      <w:ins w:id="704" w:author="slhfox99403" w:date="2026-04-25T18:37:38Z">
        <w:r>
          <w:rPr>
            <w:rFonts w:hint="eastAsia"/>
            <w:lang w:val="en-US" w:eastAsia="zh-CN"/>
          </w:rPr>
          <w:t>当前</w:t>
        </w:r>
      </w:ins>
      <w:ins w:id="705" w:author="slhfox99403" w:date="2026-04-25T18:37:39Z">
        <w:r>
          <w:rPr>
            <w:rFonts w:hint="eastAsia"/>
            <w:lang w:val="en-US" w:eastAsia="zh-CN"/>
          </w:rPr>
          <w:t>阶段</w:t>
        </w:r>
      </w:ins>
      <w:ins w:id="706" w:author="slhfox99403" w:date="2026-04-25T18:37:40Z">
        <w:r>
          <w:rPr>
            <w:rFonts w:hint="eastAsia"/>
            <w:lang w:val="en-US" w:eastAsia="zh-CN"/>
          </w:rPr>
          <w:t>：</w:t>
        </w:r>
      </w:ins>
      <w:ins w:id="707" w:author="slhfox99403" w:date="2026-04-25T18:38:23Z">
        <w:r>
          <w:rPr>
            <w:rFonts w:hint="eastAsia"/>
            <w:lang w:val="en-US" w:eastAsia="zh-CN"/>
          </w:rPr>
          <w:t>商</w:t>
        </w:r>
      </w:ins>
      <w:ins w:id="708" w:author="slhfox99403" w:date="2026-04-25T18:38:24Z">
        <w:r>
          <w:rPr>
            <w:rFonts w:hint="eastAsia"/>
            <w:lang w:val="en-US" w:eastAsia="zh-CN"/>
          </w:rPr>
          <w:t>机</w:t>
        </w:r>
      </w:ins>
      <w:ins w:id="709" w:author="slhfox99403" w:date="2026-04-25T18:38:25Z">
        <w:r>
          <w:rPr>
            <w:rFonts w:hint="eastAsia"/>
            <w:lang w:val="en-US" w:eastAsia="zh-CN"/>
          </w:rPr>
          <w:t>、</w:t>
        </w:r>
      </w:ins>
      <w:ins w:id="710" w:author="slhfox99403" w:date="2026-04-25T18:38:29Z">
        <w:r>
          <w:rPr>
            <w:rFonts w:hint="eastAsia"/>
            <w:lang w:val="en-US" w:eastAsia="zh-CN"/>
          </w:rPr>
          <w:t>前期</w:t>
        </w:r>
      </w:ins>
      <w:ins w:id="711" w:author="slhfox99403" w:date="2026-04-25T18:38:30Z">
        <w:r>
          <w:rPr>
            <w:rFonts w:hint="eastAsia"/>
            <w:lang w:val="en-US" w:eastAsia="zh-CN"/>
          </w:rPr>
          <w:t>设计、</w:t>
        </w:r>
      </w:ins>
      <w:ins w:id="712" w:author="slhfox99403" w:date="2026-04-25T18:38:39Z">
        <w:r>
          <w:rPr>
            <w:rFonts w:hint="eastAsia"/>
            <w:lang w:val="en-US" w:eastAsia="zh-CN"/>
          </w:rPr>
          <w:t>投</w:t>
        </w:r>
      </w:ins>
      <w:ins w:id="713" w:author="slhfox99403" w:date="2026-04-25T18:38:40Z">
        <w:r>
          <w:rPr>
            <w:rFonts w:hint="eastAsia"/>
            <w:lang w:val="en-US" w:eastAsia="zh-CN"/>
          </w:rPr>
          <w:t>标中</w:t>
        </w:r>
      </w:ins>
      <w:ins w:id="714" w:author="slhfox99403" w:date="2026-04-25T18:38:46Z">
        <w:r>
          <w:rPr>
            <w:rFonts w:hint="eastAsia"/>
            <w:lang w:val="en-US" w:eastAsia="zh-CN"/>
          </w:rPr>
          <w:t>、</w:t>
        </w:r>
      </w:ins>
      <w:ins w:id="715" w:author="slhfox99403" w:date="2026-04-25T18:38:48Z">
        <w:r>
          <w:rPr>
            <w:rFonts w:hint="eastAsia"/>
            <w:lang w:val="en-US" w:eastAsia="zh-CN"/>
          </w:rPr>
          <w:t>交付</w:t>
        </w:r>
      </w:ins>
      <w:ins w:id="716" w:author="slhfox99403" w:date="2026-04-25T18:38:49Z">
        <w:r>
          <w:rPr>
            <w:rFonts w:hint="eastAsia"/>
            <w:lang w:val="en-US" w:eastAsia="zh-CN"/>
          </w:rPr>
          <w:t>、</w:t>
        </w:r>
      </w:ins>
      <w:ins w:id="717" w:author="slhfox99403" w:date="2026-04-25T18:38:54Z">
        <w:r>
          <w:rPr>
            <w:rFonts w:hint="eastAsia"/>
            <w:lang w:val="en-US" w:eastAsia="zh-CN"/>
          </w:rPr>
          <w:t>验收</w:t>
        </w:r>
      </w:ins>
      <w:ins w:id="718" w:author="slhfox99403" w:date="2026-04-25T18:38:55Z">
        <w:r>
          <w:rPr>
            <w:rFonts w:hint="eastAsia"/>
            <w:lang w:val="en-US" w:eastAsia="zh-CN"/>
          </w:rPr>
          <w:t>、</w:t>
        </w:r>
      </w:ins>
      <w:ins w:id="719" w:author="slhfox99403" w:date="2026-04-25T18:38:56Z">
        <w:r>
          <w:rPr>
            <w:rFonts w:hint="eastAsia"/>
            <w:lang w:val="en-US" w:eastAsia="zh-CN"/>
          </w:rPr>
          <w:t>审计</w:t>
        </w:r>
      </w:ins>
      <w:ins w:id="720" w:author="slhfox99403" w:date="2026-04-25T18:38:57Z">
        <w:r>
          <w:rPr>
            <w:rFonts w:hint="eastAsia"/>
            <w:lang w:val="en-US" w:eastAsia="zh-CN"/>
          </w:rPr>
          <w:t>、</w:t>
        </w:r>
      </w:ins>
      <w:ins w:id="721" w:author="slhfox99403" w:date="2026-04-25T18:39:04Z">
        <w:r>
          <w:rPr>
            <w:rFonts w:hint="eastAsia"/>
            <w:lang w:val="en-US" w:eastAsia="zh-CN"/>
          </w:rPr>
          <w:t>付</w:t>
        </w:r>
      </w:ins>
      <w:ins w:id="722" w:author="slhfox99403" w:date="2026-04-25T18:39:05Z">
        <w:r>
          <w:rPr>
            <w:rFonts w:hint="eastAsia"/>
            <w:lang w:val="en-US" w:eastAsia="zh-CN"/>
          </w:rPr>
          <w:t>款</w:t>
        </w:r>
      </w:ins>
      <w:ins w:id="723" w:author="slhfox99403" w:date="2026-04-25T18:39:15Z">
        <w:r>
          <w:rPr>
            <w:rFonts w:hint="eastAsia"/>
            <w:lang w:val="en-US" w:eastAsia="zh-CN"/>
          </w:rPr>
          <w:t>、</w:t>
        </w:r>
      </w:ins>
      <w:ins w:id="724" w:author="slhfox99403" w:date="2026-04-25T18:39:16Z">
        <w:r>
          <w:rPr>
            <w:rFonts w:hint="eastAsia"/>
            <w:lang w:val="en-US" w:eastAsia="zh-CN"/>
          </w:rPr>
          <w:t>质保</w:t>
        </w:r>
      </w:ins>
    </w:p>
    <w:p>
      <w:pPr>
        <w:pStyle w:val="3"/>
        <w:rPr>
          <w:ins w:id="725" w:author="slhfox99403" w:date="2026-04-25T18:52:14Z"/>
          <w:rFonts w:hint="default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bookmarkEnd w:id="37"/>
    <w:p>
      <w:pPr>
        <w:pStyle w:val="5"/>
      </w:pPr>
      <w:bookmarkStart w:id="38" w:name="projectmember-----项目成员"/>
      <w:r>
        <w:t xml:space="preserve">project_member — </w:t>
      </w:r>
      <w:r>
        <w:rPr>
          <w:rFonts w:hint="eastAsia"/>
        </w:rPr>
        <w:t>项目成员</w:t>
      </w:r>
    </w:p>
    <w:p>
      <w:pPr>
        <w:pStyle w:val="23"/>
        <w:rPr>
          <w:ins w:id="726" w:author="slhfox99403" w:date="2026-04-25T18:50:52Z"/>
          <w:rFonts w:hint="eastAsia"/>
        </w:rPr>
      </w:pPr>
      <w:r>
        <w:rPr>
          <w:rFonts w:hint="eastAsia"/>
        </w:rPr>
        <w:t>项目成员分配及历史项目经历</w:t>
      </w:r>
      <w:ins w:id="727" w:author="slhfox99403" w:date="2026-04-25T18:39:07Z">
        <w:r>
          <w:rPr>
            <w:rFonts w:hint="eastAsia"/>
            <w:lang w:eastAsia="zh-CN"/>
          </w:rPr>
          <w:t>、</w:t>
        </w:r>
      </w:ins>
      <w:r>
        <w:rPr>
          <w:rFonts w:hint="eastAsia"/>
        </w:rPr>
        <w:t>。</w:t>
      </w:r>
      <w:r>
        <w:rPr>
          <w:rStyle w:val="48"/>
        </w:rPr>
        <w:t>project_id</w:t>
      </w:r>
      <w:r>
        <w:t xml:space="preserve"> </w:t>
      </w:r>
      <w:r>
        <w:rPr>
          <w:rFonts w:hint="eastAsia"/>
        </w:rPr>
        <w:t>为空时表示外部/历史项目（用于记录员工在加入公司前的项目经历）。记录角色（PM/架构师/工程师/QA/顾问等）、计划/实际工时、职责和成果。</w:t>
      </w:r>
    </w:p>
    <w:p>
      <w:pPr>
        <w:pStyle w:val="3"/>
        <w:rPr>
          <w:rFonts w:hint="default" w:eastAsiaTheme="minorEastAsia"/>
          <w:lang w:val="en-US" w:eastAsia="zh-CN"/>
        </w:rPr>
      </w:pPr>
      <w:ins w:id="728" w:author="slhfox99403" w:date="2026-04-25T18:50:56Z">
        <w:r>
          <w:rPr>
            <w:rFonts w:hint="eastAsia"/>
            <w:lang w:val="en-US" w:eastAsia="zh-CN"/>
          </w:rPr>
          <w:t>此</w:t>
        </w:r>
      </w:ins>
      <w:ins w:id="729" w:author="slhfox99403" w:date="2026-04-25T18:50:57Z">
        <w:r>
          <w:rPr>
            <w:rFonts w:hint="eastAsia"/>
            <w:lang w:val="en-US" w:eastAsia="zh-CN"/>
          </w:rPr>
          <w:t>处</w:t>
        </w:r>
      </w:ins>
      <w:ins w:id="730" w:author="slhfox99403" w:date="2026-04-25T18:50:58Z">
        <w:r>
          <w:rPr>
            <w:rFonts w:hint="eastAsia"/>
            <w:lang w:val="en-US" w:eastAsia="zh-CN"/>
          </w:rPr>
          <w:t>项目</w:t>
        </w:r>
      </w:ins>
      <w:ins w:id="731" w:author="slhfox99403" w:date="2026-04-25T18:50:59Z">
        <w:r>
          <w:rPr>
            <w:rFonts w:hint="eastAsia"/>
            <w:lang w:val="en-US" w:eastAsia="zh-CN"/>
          </w:rPr>
          <w:t>成</w:t>
        </w:r>
      </w:ins>
      <w:ins w:id="732" w:author="slhfox99403" w:date="2026-04-25T18:51:05Z">
        <w:r>
          <w:rPr>
            <w:rFonts w:hint="eastAsia"/>
            <w:lang w:val="en-US" w:eastAsia="zh-CN"/>
          </w:rPr>
          <w:t>员</w:t>
        </w:r>
      </w:ins>
      <w:ins w:id="733" w:author="slhfox99403" w:date="2026-04-25T18:51:06Z">
        <w:r>
          <w:rPr>
            <w:rFonts w:hint="eastAsia"/>
            <w:lang w:val="en-US" w:eastAsia="zh-CN"/>
          </w:rPr>
          <w:t>需要</w:t>
        </w:r>
      </w:ins>
      <w:ins w:id="734" w:author="slhfox99403" w:date="2026-04-25T18:51:07Z">
        <w:r>
          <w:rPr>
            <w:rFonts w:hint="eastAsia"/>
            <w:lang w:val="en-US" w:eastAsia="zh-CN"/>
          </w:rPr>
          <w:t>与</w:t>
        </w:r>
      </w:ins>
      <w:ins w:id="735" w:author="slhfox99403" w:date="2026-04-25T18:51:08Z">
        <w:r>
          <w:rPr>
            <w:rFonts w:hint="eastAsia"/>
            <w:lang w:val="en-US" w:eastAsia="zh-CN"/>
          </w:rPr>
          <w:t>未来合同</w:t>
        </w:r>
      </w:ins>
      <w:ins w:id="736" w:author="slhfox99403" w:date="2026-04-25T18:51:10Z">
        <w:r>
          <w:rPr>
            <w:rFonts w:hint="eastAsia"/>
            <w:lang w:val="en-US" w:eastAsia="zh-CN"/>
          </w:rPr>
          <w:t>中</w:t>
        </w:r>
      </w:ins>
      <w:ins w:id="737" w:author="slhfox99403" w:date="2026-04-25T18:51:13Z">
        <w:r>
          <w:rPr>
            <w:rFonts w:hint="eastAsia"/>
            <w:lang w:val="en-US" w:eastAsia="zh-CN"/>
          </w:rPr>
          <w:t>涉及</w:t>
        </w:r>
      </w:ins>
      <w:ins w:id="738" w:author="slhfox99403" w:date="2026-04-25T18:51:14Z">
        <w:r>
          <w:rPr>
            <w:rFonts w:hint="eastAsia"/>
            <w:lang w:val="en-US" w:eastAsia="zh-CN"/>
          </w:rPr>
          <w:t>到的</w:t>
        </w:r>
      </w:ins>
      <w:ins w:id="739" w:author="slhfox99403" w:date="2026-04-25T18:51:16Z">
        <w:r>
          <w:rPr>
            <w:rFonts w:hint="eastAsia"/>
            <w:lang w:val="en-US" w:eastAsia="zh-CN"/>
          </w:rPr>
          <w:t>结算人员</w:t>
        </w:r>
      </w:ins>
      <w:ins w:id="740" w:author="slhfox99403" w:date="2026-04-25T18:51:17Z">
        <w:r>
          <w:rPr>
            <w:rFonts w:hint="eastAsia"/>
            <w:lang w:val="en-US" w:eastAsia="zh-CN"/>
          </w:rPr>
          <w:t>进行</w:t>
        </w:r>
      </w:ins>
      <w:ins w:id="741" w:author="slhfox99403" w:date="2026-04-25T18:51:19Z">
        <w:r>
          <w:rPr>
            <w:rFonts w:hint="eastAsia"/>
            <w:lang w:val="en-US" w:eastAsia="zh-CN"/>
          </w:rPr>
          <w:t>区分，</w:t>
        </w:r>
      </w:ins>
      <w:ins w:id="742" w:author="slhfox99403" w:date="2026-04-25T18:51:20Z">
        <w:r>
          <w:rPr>
            <w:rFonts w:hint="eastAsia"/>
            <w:lang w:val="en-US" w:eastAsia="zh-CN"/>
          </w:rPr>
          <w:t>此</w:t>
        </w:r>
      </w:ins>
      <w:ins w:id="743" w:author="slhfox99403" w:date="2026-04-25T18:51:22Z">
        <w:r>
          <w:rPr>
            <w:rFonts w:hint="eastAsia"/>
            <w:lang w:val="en-US" w:eastAsia="zh-CN"/>
          </w:rPr>
          <w:t>处为</w:t>
        </w:r>
      </w:ins>
      <w:ins w:id="744" w:author="slhfox99403" w:date="2026-04-25T18:51:23Z">
        <w:r>
          <w:rPr>
            <w:rFonts w:hint="eastAsia"/>
            <w:lang w:val="en-US" w:eastAsia="zh-CN"/>
          </w:rPr>
          <w:t>实</w:t>
        </w:r>
      </w:ins>
      <w:ins w:id="745" w:author="slhfox99403" w:date="2026-04-25T18:51:31Z">
        <w:r>
          <w:rPr>
            <w:rFonts w:hint="eastAsia"/>
            <w:lang w:val="en-US" w:eastAsia="zh-CN"/>
          </w:rPr>
          <w:t>际</w:t>
        </w:r>
      </w:ins>
      <w:ins w:id="746" w:author="slhfox99403" w:date="2026-04-25T18:51:32Z">
        <w:r>
          <w:rPr>
            <w:rFonts w:hint="eastAsia"/>
            <w:lang w:val="en-US" w:eastAsia="zh-CN"/>
          </w:rPr>
          <w:t>参与</w:t>
        </w:r>
      </w:ins>
      <w:ins w:id="747" w:author="slhfox99403" w:date="2026-04-25T18:51:33Z">
        <w:r>
          <w:rPr>
            <w:rFonts w:hint="eastAsia"/>
            <w:lang w:val="en-US" w:eastAsia="zh-CN"/>
          </w:rPr>
          <w:t>工作的</w:t>
        </w:r>
      </w:ins>
      <w:ins w:id="748" w:author="slhfox99403" w:date="2026-04-25T18:51:35Z">
        <w:r>
          <w:rPr>
            <w:rFonts w:hint="eastAsia"/>
            <w:lang w:val="en-US" w:eastAsia="zh-CN"/>
          </w:rPr>
          <w:t>人员</w:t>
        </w:r>
      </w:ins>
    </w:p>
    <w:bookmarkEnd w:id="38"/>
    <w:p>
      <w:pPr>
        <w:pStyle w:val="5"/>
      </w:pPr>
      <w:bookmarkStart w:id="39" w:name="projectcost-----项目成本"/>
      <w:r>
        <w:t xml:space="preserve">project_cost — </w:t>
      </w:r>
      <w:r>
        <w:rPr>
          <w:rFonts w:hint="eastAsia"/>
        </w:rPr>
        <w:t>项目成本</w:t>
      </w:r>
    </w:p>
    <w:p>
      <w:pPr>
        <w:pStyle w:val="23"/>
        <w:rPr>
          <w:rFonts w:hint="eastAsia" w:eastAsiaTheme="minorEastAsia"/>
          <w:lang w:val="en-US" w:eastAsia="zh-CN"/>
        </w:rPr>
      </w:pPr>
      <w:r>
        <w:rPr>
          <w:rFonts w:hint="eastAsia"/>
        </w:rPr>
        <w:t>项目成本明细，含人力、采购、外包、知产、差旅、设备等类型。可关联采购订单，记录供应商和负责人员工。</w:t>
      </w:r>
    </w:p>
    <w:bookmarkEnd w:id="39"/>
    <w:p>
      <w:pPr>
        <w:pStyle w:val="5"/>
      </w:pPr>
      <w:bookmarkStart w:id="40" w:name="projectreview-----项目评审"/>
      <w:r>
        <w:t xml:space="preserve">project_review — </w:t>
      </w:r>
      <w:r>
        <w:rPr>
          <w:rFonts w:hint="eastAsia"/>
        </w:rPr>
        <w:t>项目评审</w:t>
      </w:r>
    </w:p>
    <w:p>
      <w:pPr>
        <w:pStyle w:val="23"/>
        <w:rPr>
          <w:ins w:id="749" w:author="slhfox99403" w:date="2026-04-25T18:45:24Z"/>
          <w:rFonts w:hint="eastAsia"/>
        </w:rPr>
      </w:pPr>
      <w:r>
        <w:rPr>
          <w:rFonts w:hint="eastAsia"/>
        </w:rPr>
        <w:t>项目评审记录，含评审类型（立项/中期/终期/专项）、评审结论（通过/有条件通过/不通过）和后续措施。</w:t>
      </w:r>
    </w:p>
    <w:p>
      <w:pPr>
        <w:pStyle w:val="3"/>
        <w:rPr>
          <w:ins w:id="750" w:author="slhfox99403" w:date="2026-04-25T18:46:17Z"/>
          <w:rFonts w:hint="eastAsia"/>
          <w:lang w:val="en-US" w:eastAsia="zh-CN"/>
        </w:rPr>
      </w:pPr>
      <w:ins w:id="751" w:author="slhfox99403" w:date="2026-04-25T18:45:25Z">
        <w:r>
          <w:rPr>
            <w:rFonts w:hint="eastAsia"/>
            <w:lang w:val="en-US" w:eastAsia="zh-CN"/>
          </w:rPr>
          <w:t>代码</w:t>
        </w:r>
      </w:ins>
      <w:ins w:id="752" w:author="slhfox99403" w:date="2026-04-25T18:45:26Z">
        <w:r>
          <w:rPr>
            <w:rFonts w:hint="eastAsia"/>
            <w:lang w:val="en-US" w:eastAsia="zh-CN"/>
          </w:rPr>
          <w:t>存放</w:t>
        </w:r>
      </w:ins>
      <w:ins w:id="753" w:author="slhfox99403" w:date="2026-04-25T18:45:28Z">
        <w:r>
          <w:rPr>
            <w:rFonts w:hint="eastAsia"/>
            <w:lang w:val="en-US" w:eastAsia="zh-CN"/>
          </w:rPr>
          <w:t>方式：</w:t>
        </w:r>
      </w:ins>
      <w:ins w:id="754" w:author="slhfox99403" w:date="2026-04-25T18:45:35Z">
        <w:r>
          <w:rPr>
            <w:rFonts w:hint="eastAsia"/>
            <w:lang w:val="en-US" w:eastAsia="zh-CN"/>
          </w:rPr>
          <w:t>公司内</w:t>
        </w:r>
      </w:ins>
      <w:ins w:id="755" w:author="slhfox99403" w:date="2026-04-25T18:45:36Z">
        <w:r>
          <w:rPr>
            <w:rFonts w:hint="eastAsia"/>
            <w:lang w:val="en-US" w:eastAsia="zh-CN"/>
          </w:rPr>
          <w:t>网</w:t>
        </w:r>
      </w:ins>
      <w:ins w:id="756" w:author="slhfox99403" w:date="2026-04-25T18:45:39Z">
        <w:r>
          <w:rPr>
            <w:rFonts w:hint="eastAsia"/>
            <w:lang w:val="en-US" w:eastAsia="zh-CN"/>
          </w:rPr>
          <w:t xml:space="preserve">git  </w:t>
        </w:r>
      </w:ins>
      <w:ins w:id="757" w:author="slhfox99403" w:date="2026-04-25T18:45:41Z">
        <w:r>
          <w:rPr>
            <w:rFonts w:hint="eastAsia"/>
            <w:lang w:val="en-US" w:eastAsia="zh-CN"/>
          </w:rPr>
          <w:t>，</w:t>
        </w:r>
      </w:ins>
      <w:ins w:id="758" w:author="slhfox99403" w:date="2026-04-25T18:45:42Z">
        <w:r>
          <w:rPr>
            <w:rFonts w:hint="eastAsia"/>
            <w:lang w:val="en-US" w:eastAsia="zh-CN"/>
          </w:rPr>
          <w:t>客户</w:t>
        </w:r>
      </w:ins>
      <w:ins w:id="759" w:author="slhfox99403" w:date="2026-04-25T18:45:45Z">
        <w:r>
          <w:rPr>
            <w:rFonts w:hint="eastAsia"/>
            <w:lang w:val="en-US" w:eastAsia="zh-CN"/>
          </w:rPr>
          <w:t>现</w:t>
        </w:r>
      </w:ins>
      <w:ins w:id="760" w:author="slhfox99403" w:date="2026-04-25T18:45:46Z">
        <w:r>
          <w:rPr>
            <w:rFonts w:hint="eastAsia"/>
            <w:lang w:val="en-US" w:eastAsia="zh-CN"/>
          </w:rPr>
          <w:t>场</w:t>
        </w:r>
      </w:ins>
      <w:ins w:id="761" w:author="slhfox99403" w:date="2026-04-25T18:45:47Z">
        <w:r>
          <w:rPr>
            <w:rFonts w:hint="eastAsia"/>
            <w:lang w:val="en-US" w:eastAsia="zh-CN"/>
          </w:rPr>
          <w:t>子网</w:t>
        </w:r>
      </w:ins>
      <w:ins w:id="762" w:author="slhfox99403" w:date="2026-04-25T18:45:48Z">
        <w:r>
          <w:rPr>
            <w:rFonts w:hint="eastAsia"/>
            <w:lang w:val="en-US" w:eastAsia="zh-CN"/>
          </w:rPr>
          <w:t>gi</w:t>
        </w:r>
      </w:ins>
      <w:ins w:id="763" w:author="slhfox99403" w:date="2026-04-25T18:45:49Z">
        <w:r>
          <w:rPr>
            <w:rFonts w:hint="eastAsia"/>
            <w:lang w:val="en-US" w:eastAsia="zh-CN"/>
          </w:rPr>
          <w:t>t</w:t>
        </w:r>
      </w:ins>
      <w:ins w:id="764" w:author="slhfox99403" w:date="2026-04-25T18:45:59Z">
        <w:r>
          <w:rPr>
            <w:rFonts w:hint="eastAsia"/>
            <w:lang w:val="en-US" w:eastAsia="zh-CN"/>
          </w:rPr>
          <w:t>、</w:t>
        </w:r>
      </w:ins>
      <w:ins w:id="765" w:author="slhfox99403" w:date="2026-04-25T18:46:01Z">
        <w:r>
          <w:rPr>
            <w:rFonts w:hint="eastAsia"/>
            <w:lang w:val="en-US" w:eastAsia="zh-CN"/>
          </w:rPr>
          <w:t>其</w:t>
        </w:r>
      </w:ins>
      <w:ins w:id="766" w:author="slhfox99403" w:date="2026-04-25T18:46:05Z">
        <w:r>
          <w:rPr>
            <w:rFonts w:hint="eastAsia"/>
            <w:lang w:val="en-US" w:eastAsia="zh-CN"/>
          </w:rPr>
          <w:t>他</w:t>
        </w:r>
      </w:ins>
    </w:p>
    <w:p>
      <w:pPr>
        <w:pStyle w:val="3"/>
        <w:rPr>
          <w:ins w:id="767" w:author="slhfox99403" w:date="2026-04-25T18:49:44Z"/>
          <w:rFonts w:hint="eastAsia"/>
          <w:lang w:val="en-US" w:eastAsia="zh-CN"/>
        </w:rPr>
      </w:pPr>
      <w:ins w:id="768" w:author="slhfox99403" w:date="2026-04-25T18:46:18Z">
        <w:r>
          <w:rPr>
            <w:rFonts w:hint="eastAsia"/>
            <w:lang w:val="en-US" w:eastAsia="zh-CN"/>
          </w:rPr>
          <w:t>项目管理</w:t>
        </w:r>
      </w:ins>
      <w:ins w:id="769" w:author="slhfox99403" w:date="2026-04-25T18:46:20Z">
        <w:r>
          <w:rPr>
            <w:rFonts w:hint="eastAsia"/>
            <w:lang w:val="en-US" w:eastAsia="zh-CN"/>
          </w:rPr>
          <w:t>方式：</w:t>
        </w:r>
      </w:ins>
      <w:ins w:id="770" w:author="slhfox99403" w:date="2026-04-25T18:46:23Z">
        <w:r>
          <w:rPr>
            <w:rFonts w:hint="eastAsia"/>
            <w:lang w:val="en-US" w:eastAsia="zh-CN"/>
          </w:rPr>
          <w:t>公司</w:t>
        </w:r>
      </w:ins>
      <w:ins w:id="771" w:author="slhfox99403" w:date="2026-04-25T18:46:25Z">
        <w:r>
          <w:rPr>
            <w:rFonts w:hint="eastAsia"/>
            <w:lang w:val="en-US" w:eastAsia="zh-CN"/>
          </w:rPr>
          <w:t>内</w:t>
        </w:r>
      </w:ins>
      <w:ins w:id="772" w:author="slhfox99403" w:date="2026-04-25T18:46:26Z">
        <w:r>
          <w:rPr>
            <w:rFonts w:hint="eastAsia"/>
            <w:lang w:val="en-US" w:eastAsia="zh-CN"/>
          </w:rPr>
          <w:t>网</w:t>
        </w:r>
      </w:ins>
      <w:ins w:id="773" w:author="slhfox99403" w:date="2026-04-25T18:46:50Z">
        <w:r>
          <w:rPr>
            <w:rFonts w:hint="eastAsia"/>
            <w:lang w:val="en-US" w:eastAsia="zh-CN"/>
          </w:rPr>
          <w:t>禅</w:t>
        </w:r>
      </w:ins>
      <w:ins w:id="774" w:author="slhfox99403" w:date="2026-04-25T18:46:51Z">
        <w:r>
          <w:rPr>
            <w:rFonts w:hint="eastAsia"/>
            <w:lang w:val="en-US" w:eastAsia="zh-CN"/>
          </w:rPr>
          <w:t>道</w:t>
        </w:r>
      </w:ins>
      <w:ins w:id="775" w:author="slhfox99403" w:date="2026-04-25T18:46:28Z">
        <w:r>
          <w:rPr>
            <w:rFonts w:hint="eastAsia"/>
            <w:lang w:val="en-US" w:eastAsia="zh-CN"/>
          </w:rPr>
          <w:t>、</w:t>
        </w:r>
      </w:ins>
      <w:ins w:id="776" w:author="slhfox99403" w:date="2026-04-25T18:46:31Z">
        <w:r>
          <w:rPr>
            <w:rFonts w:hint="eastAsia"/>
            <w:lang w:val="en-US" w:eastAsia="zh-CN"/>
          </w:rPr>
          <w:t>客户现</w:t>
        </w:r>
      </w:ins>
      <w:ins w:id="777" w:author="slhfox99403" w:date="2026-04-25T18:46:32Z">
        <w:r>
          <w:rPr>
            <w:rFonts w:hint="eastAsia"/>
            <w:lang w:val="en-US" w:eastAsia="zh-CN"/>
          </w:rPr>
          <w:t>场</w:t>
        </w:r>
      </w:ins>
      <w:ins w:id="778" w:author="slhfox99403" w:date="2026-04-25T18:46:34Z">
        <w:r>
          <w:rPr>
            <w:rFonts w:hint="eastAsia"/>
            <w:lang w:val="en-US" w:eastAsia="zh-CN"/>
          </w:rPr>
          <w:t>子</w:t>
        </w:r>
      </w:ins>
      <w:ins w:id="779" w:author="slhfox99403" w:date="2026-04-25T18:46:35Z">
        <w:r>
          <w:rPr>
            <w:rFonts w:hint="eastAsia"/>
            <w:lang w:val="en-US" w:eastAsia="zh-CN"/>
          </w:rPr>
          <w:t>网</w:t>
        </w:r>
      </w:ins>
      <w:ins w:id="780" w:author="slhfox99403" w:date="2026-04-25T18:46:37Z">
        <w:r>
          <w:rPr>
            <w:rFonts w:hint="eastAsia"/>
            <w:lang w:val="en-US" w:eastAsia="zh-CN"/>
          </w:rPr>
          <w:t>禅</w:t>
        </w:r>
      </w:ins>
      <w:ins w:id="781" w:author="slhfox99403" w:date="2026-04-25T18:46:38Z">
        <w:r>
          <w:rPr>
            <w:rFonts w:hint="eastAsia"/>
            <w:lang w:val="en-US" w:eastAsia="zh-CN"/>
          </w:rPr>
          <w:t>道</w:t>
        </w:r>
      </w:ins>
    </w:p>
    <w:p>
      <w:pPr>
        <w:pStyle w:val="3"/>
        <w:rPr>
          <w:rFonts w:hint="default"/>
          <w:lang w:val="en-US" w:eastAsia="zh-CN"/>
        </w:rPr>
      </w:pPr>
      <w:ins w:id="782" w:author="slhfox99403" w:date="2026-04-25T18:49:52Z">
        <w:r>
          <w:rPr>
            <w:rFonts w:hint="eastAsia"/>
            <w:lang w:val="en-US" w:eastAsia="zh-CN"/>
          </w:rPr>
          <w:t>审批：</w:t>
        </w:r>
      </w:ins>
      <w:ins w:id="783" w:author="slhfox99403" w:date="2026-04-25T18:49:53Z">
        <w:r>
          <w:rPr>
            <w:rFonts w:hint="eastAsia"/>
            <w:lang w:val="en-US" w:eastAsia="zh-CN"/>
          </w:rPr>
          <w:t>项目</w:t>
        </w:r>
      </w:ins>
      <w:ins w:id="784" w:author="slhfox99403" w:date="2026-04-25T18:49:54Z">
        <w:r>
          <w:rPr>
            <w:rFonts w:hint="eastAsia"/>
            <w:lang w:val="en-US" w:eastAsia="zh-CN"/>
          </w:rPr>
          <w:t>经理</w:t>
        </w:r>
      </w:ins>
      <w:ins w:id="785" w:author="slhfox99403" w:date="2026-04-25T18:49:55Z">
        <w:r>
          <w:rPr>
            <w:rFonts w:hint="eastAsia"/>
            <w:lang w:val="en-US" w:eastAsia="zh-CN"/>
          </w:rPr>
          <w:t>审批</w:t>
        </w:r>
      </w:ins>
      <w:ins w:id="786" w:author="slhfox99403" w:date="2026-04-25T18:49:58Z">
        <w:r>
          <w:rPr>
            <w:rFonts w:hint="eastAsia"/>
            <w:lang w:val="en-US" w:eastAsia="zh-CN"/>
          </w:rPr>
          <w:t>--</w:t>
        </w:r>
      </w:ins>
      <w:ins w:id="787" w:author="slhfox99403" w:date="2026-04-25T18:49:59Z">
        <w:r>
          <w:rPr>
            <w:rFonts w:hint="eastAsia"/>
            <w:lang w:val="en-US" w:eastAsia="zh-CN"/>
          </w:rPr>
          <w:t>部门</w:t>
        </w:r>
      </w:ins>
      <w:ins w:id="788" w:author="slhfox99403" w:date="2026-04-25T18:50:00Z">
        <w:r>
          <w:rPr>
            <w:rFonts w:hint="eastAsia"/>
            <w:lang w:val="en-US" w:eastAsia="zh-CN"/>
          </w:rPr>
          <w:t>负责人</w:t>
        </w:r>
      </w:ins>
      <w:ins w:id="789" w:author="slhfox99403" w:date="2026-04-25T18:50:01Z">
        <w:r>
          <w:rPr>
            <w:rFonts w:hint="eastAsia"/>
            <w:lang w:val="en-US" w:eastAsia="zh-CN"/>
          </w:rPr>
          <w:t>审批</w:t>
        </w:r>
      </w:ins>
      <w:ins w:id="790" w:author="slhfox99403" w:date="2026-04-25T18:50:02Z">
        <w:r>
          <w:rPr>
            <w:rFonts w:hint="eastAsia"/>
            <w:lang w:val="en-US" w:eastAsia="zh-CN"/>
          </w:rPr>
          <w:t>--</w:t>
        </w:r>
      </w:ins>
      <w:ins w:id="791" w:author="slhfox99403" w:date="2026-04-25T18:50:05Z">
        <w:r>
          <w:rPr>
            <w:rFonts w:hint="eastAsia"/>
            <w:lang w:val="en-US" w:eastAsia="zh-CN"/>
          </w:rPr>
          <w:t>总</w:t>
        </w:r>
      </w:ins>
      <w:ins w:id="792" w:author="slhfox99403" w:date="2026-04-25T18:50:06Z">
        <w:r>
          <w:rPr>
            <w:rFonts w:hint="eastAsia"/>
            <w:lang w:val="en-US" w:eastAsia="zh-CN"/>
          </w:rPr>
          <w:t>经理审批</w:t>
        </w:r>
      </w:ins>
    </w:p>
    <w:bookmarkEnd w:id="40"/>
    <w:p>
      <w:pPr>
        <w:pStyle w:val="5"/>
      </w:pPr>
      <w:bookmarkStart w:id="41" w:name="projectlog-----项目进度日志"/>
      <w:r>
        <w:t xml:space="preserve">project_log — </w:t>
      </w:r>
      <w:r>
        <w:rPr>
          <w:rFonts w:hint="eastAsia"/>
        </w:rPr>
        <w:t>项目进度日志</w:t>
      </w:r>
    </w:p>
    <w:p>
      <w:pPr>
        <w:pStyle w:val="23"/>
      </w:pPr>
      <w:r>
        <w:rPr>
          <w:rFonts w:hint="eastAsia"/>
        </w:rPr>
        <w:t>项目里程碑和进度节点的时间线记录，含计划日期、实际完成日期和完成状态。</w:t>
      </w:r>
    </w:p>
    <w:bookmarkEnd w:id="41"/>
    <w:p>
      <w:pPr>
        <w:pStyle w:val="5"/>
      </w:pPr>
      <w:bookmarkStart w:id="42" w:name="projectacceptance-----项目交付验收"/>
      <w:r>
        <w:t xml:space="preserve">project_acceptance — </w:t>
      </w:r>
      <w:r>
        <w:rPr>
          <w:rFonts w:hint="eastAsia"/>
        </w:rPr>
        <w:t>项目交付验收</w:t>
      </w:r>
    </w:p>
    <w:p>
      <w:pPr>
        <w:pStyle w:val="23"/>
      </w:pPr>
      <w:r>
        <w:rPr>
          <w:rFonts w:hint="eastAsia"/>
        </w:rPr>
        <w:t>项目验收记录，含验收类型（初验/阶段验/终验）、客户验收联系人、验收结论和签署文件链接。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2"/>
    <w:p>
      <w:pPr>
        <w:pStyle w:val="4"/>
      </w:pPr>
      <w:bookmarkStart w:id="43" w:name="六hr-域"/>
      <w:r>
        <w:rPr>
          <w:rFonts w:hint="eastAsia"/>
        </w:rPr>
        <w:t>六、HR</w:t>
      </w:r>
      <w:r>
        <w:t xml:space="preserve"> </w:t>
      </w:r>
      <w:r>
        <w:rPr>
          <w:rFonts w:hint="eastAsia"/>
        </w:rPr>
        <w:t>域</w:t>
      </w:r>
    </w:p>
    <w:p>
      <w:pPr>
        <w:pStyle w:val="5"/>
      </w:pPr>
      <w:bookmarkStart w:id="44" w:name="department-----内部部门"/>
      <w:r>
        <w:t xml:space="preserve">department — </w:t>
      </w:r>
      <w:r>
        <w:rPr>
          <w:rFonts w:hint="eastAsia"/>
        </w:rPr>
        <w:t>内部部门</w:t>
      </w:r>
    </w:p>
    <w:p>
      <w:pPr>
        <w:pStyle w:val="23"/>
      </w:pPr>
      <w:r>
        <w:rPr>
          <w:rFonts w:hint="eastAsia"/>
        </w:rPr>
        <w:t>公司内部组织架构，</w:t>
      </w:r>
      <w:r>
        <w:rPr>
          <w:rStyle w:val="48"/>
        </w:rPr>
        <w:t>parent_id</w:t>
      </w:r>
      <w:r>
        <w:t xml:space="preserve"> </w:t>
      </w:r>
      <w:r>
        <w:rPr>
          <w:rFonts w:hint="eastAsia"/>
        </w:rPr>
        <w:t>自引用支持多级部门树，</w:t>
      </w:r>
      <w:r>
        <w:rPr>
          <w:rStyle w:val="48"/>
        </w:rPr>
        <w:t>leader_id</w:t>
      </w:r>
      <w:r>
        <w:t xml:space="preserve"> </w:t>
      </w:r>
      <w:r>
        <w:rPr>
          <w:rFonts w:hint="eastAsia"/>
        </w:rPr>
        <w:t>关联员工主档。</w:t>
      </w:r>
    </w:p>
    <w:bookmarkEnd w:id="44"/>
    <w:p>
      <w:pPr>
        <w:pStyle w:val="5"/>
      </w:pPr>
      <w:bookmarkStart w:id="45" w:name="employee-----员工主档"/>
      <w:r>
        <w:t xml:space="preserve">employee — </w:t>
      </w:r>
      <w:r>
        <w:rPr>
          <w:rFonts w:hint="eastAsia"/>
        </w:rPr>
        <w:t>员工主档</w:t>
      </w:r>
    </w:p>
    <w:p>
      <w:pPr>
        <w:pStyle w:val="23"/>
      </w:pPr>
      <w:r>
        <w:rPr>
          <w:rFonts w:hint="eastAsia"/>
        </w:rPr>
        <w:t>员工全生命周期档案，含入职、试用期、转正、离职全流程字段。记录基本信息、联系方式、紧急联系人和个人背景（籍贯、政治面貌、婚姻状况等）。</w:t>
      </w:r>
    </w:p>
    <w:bookmarkEnd w:id="45"/>
    <w:p>
      <w:pPr>
        <w:pStyle w:val="5"/>
      </w:pPr>
      <w:bookmarkStart w:id="46" w:name="employeeeducation-----教育经历"/>
      <w:r>
        <w:t xml:space="preserve">employee_education — </w:t>
      </w:r>
      <w:r>
        <w:rPr>
          <w:rFonts w:hint="eastAsia"/>
        </w:rPr>
        <w:t>教育经历</w:t>
      </w:r>
    </w:p>
    <w:p>
      <w:pPr>
        <w:pStyle w:val="23"/>
      </w:pPr>
      <w:r>
        <w:rPr>
          <w:rFonts w:hint="eastAsia"/>
        </w:rPr>
        <w:t>员工教育经历，支持多条，</w:t>
      </w:r>
      <w:r>
        <w:rPr>
          <w:rStyle w:val="48"/>
        </w:rPr>
        <w:t>is_highest</w:t>
      </w:r>
      <w:r>
        <w:t xml:space="preserve"> </w:t>
      </w:r>
      <w:r>
        <w:rPr>
          <w:rFonts w:hint="eastAsia"/>
        </w:rPr>
        <w:t>标识最高学历。</w:t>
      </w:r>
    </w:p>
    <w:bookmarkEnd w:id="46"/>
    <w:p>
      <w:pPr>
        <w:pStyle w:val="5"/>
      </w:pPr>
      <w:bookmarkStart w:id="47" w:name="employeeworkhistory-----工作经历"/>
      <w:r>
        <w:t xml:space="preserve">employee_work_history — </w:t>
      </w:r>
      <w:r>
        <w:rPr>
          <w:rFonts w:hint="eastAsia"/>
        </w:rPr>
        <w:t>工作经历</w:t>
      </w:r>
    </w:p>
    <w:p>
      <w:pPr>
        <w:pStyle w:val="23"/>
      </w:pPr>
      <w:r>
        <w:rPr>
          <w:rFonts w:hint="eastAsia"/>
        </w:rPr>
        <w:t>员工入职前的历史工作经历，记录公司、职务、起止时间和离职原因。</w:t>
      </w:r>
    </w:p>
    <w:bookmarkEnd w:id="47"/>
    <w:p>
      <w:pPr>
        <w:pStyle w:val="5"/>
      </w:pPr>
      <w:bookmarkStart w:id="48" w:name="employeetransfer-----岗位调动"/>
      <w:r>
        <w:t xml:space="preserve">employee_transfer — </w:t>
      </w:r>
      <w:r>
        <w:rPr>
          <w:rFonts w:hint="eastAsia"/>
        </w:rPr>
        <w:t>岗位调动</w:t>
      </w:r>
    </w:p>
    <w:p>
      <w:pPr>
        <w:pStyle w:val="23"/>
      </w:pPr>
      <w:r>
        <w:rPr>
          <w:rFonts w:hint="eastAsia"/>
        </w:rPr>
        <w:t>员工岗位变动/晋升记录，含变动类型（入职/转正/调岗/晋升/降级/离职）、新旧部门和职级对比。</w:t>
      </w:r>
    </w:p>
    <w:bookmarkEnd w:id="48"/>
    <w:p>
      <w:pPr>
        <w:pStyle w:val="5"/>
      </w:pPr>
      <w:bookmarkStart w:id="49" w:name="employeequalification-----证书与培训"/>
      <w:r>
        <w:t xml:space="preserve">employee_qualification — </w:t>
      </w:r>
      <w:r>
        <w:rPr>
          <w:rFonts w:hint="eastAsia"/>
        </w:rPr>
        <w:t>证书与培训</w:t>
      </w:r>
    </w:p>
    <w:p>
      <w:pPr>
        <w:pStyle w:val="23"/>
      </w:pPr>
      <w:r>
        <w:rPr>
          <w:rFonts w:hint="eastAsia"/>
        </w:rPr>
        <w:t>证书和培训合并表，</w:t>
      </w:r>
      <w:r>
        <w:rPr>
          <w:rStyle w:val="48"/>
        </w:rPr>
        <w:t>qual_type</w:t>
      </w:r>
      <w:r>
        <w:t xml:space="preserve"> </w:t>
      </w:r>
      <w:r>
        <w:rPr>
          <w:rFonts w:hint="eastAsia"/>
        </w:rPr>
        <w:t>区分：</w:t>
      </w:r>
      <w:r>
        <w:rPr>
          <w:rStyle w:val="48"/>
        </w:rPr>
        <w:t>certificate</w:t>
      </w:r>
      <w:r>
        <w:rPr>
          <w:rFonts w:hint="eastAsia"/>
        </w:rPr>
        <w:t>（资质证书，含证书编号、有效期）和</w:t>
      </w:r>
      <w:r>
        <w:t xml:space="preserve"> </w:t>
      </w:r>
      <w:r>
        <w:rPr>
          <w:rStyle w:val="48"/>
        </w:rPr>
        <w:t>training</w:t>
      </w:r>
      <w:r>
        <w:rPr>
          <w:rFonts w:hint="eastAsia"/>
        </w:rPr>
        <w:t>（培训记录，含学时、培训结果）。</w:t>
      </w:r>
    </w:p>
    <w:bookmarkEnd w:id="49"/>
    <w:p>
      <w:pPr>
        <w:pStyle w:val="5"/>
      </w:pPr>
      <w:bookmarkStart w:id="50" w:name="employeeaward-----奖惩记录"/>
      <w:r>
        <w:t xml:space="preserve">employee_award — </w:t>
      </w:r>
      <w:r>
        <w:rPr>
          <w:rFonts w:hint="eastAsia"/>
        </w:rPr>
        <w:t>奖惩记录</w:t>
      </w:r>
    </w:p>
    <w:p>
      <w:pPr>
        <w:pStyle w:val="23"/>
      </w:pPr>
      <w:r>
        <w:rPr>
          <w:rFonts w:hint="eastAsia"/>
        </w:rPr>
        <w:t>员工奖惩记录，</w:t>
      </w:r>
      <w:r>
        <w:rPr>
          <w:rStyle w:val="48"/>
        </w:rPr>
        <w:t>record_type</w:t>
      </w:r>
      <w:r>
        <w:t xml:space="preserve"> </w:t>
      </w:r>
      <w:r>
        <w:rPr>
          <w:rFonts w:hint="eastAsia"/>
        </w:rPr>
        <w:t>区分奖励与处分，记录级别（公司/部门/项目）和奖金/罚款金额。</w:t>
      </w:r>
    </w:p>
    <w:bookmarkEnd w:id="50"/>
    <w:p>
      <w:pPr>
        <w:pStyle w:val="5"/>
      </w:pPr>
      <w:bookmarkStart w:id="51" w:name="employeesalaryhistory-----薪资变动"/>
      <w:r>
        <w:t xml:space="preserve">employee_salary_history — </w:t>
      </w:r>
      <w:r>
        <w:rPr>
          <w:rFonts w:hint="eastAsia"/>
        </w:rPr>
        <w:t>薪资变动</w:t>
      </w:r>
    </w:p>
    <w:p>
      <w:pPr>
        <w:pStyle w:val="23"/>
      </w:pPr>
      <w:r>
        <w:rPr>
          <w:rFonts w:hint="eastAsia"/>
        </w:rPr>
        <w:t>薪资调整历史，含变动类型（初始/调整/晋升/年度/降薪）、基本工资、绩效系数和津贴。</w:t>
      </w:r>
      <w:r>
        <w:rPr>
          <w:rFonts w:hint="eastAsia"/>
          <w:b/>
          <w:bCs/>
        </w:rPr>
        <w:t>不存总薪资</w:t>
      </w:r>
      <w:r>
        <w:rPr>
          <w:rFonts w:hint="eastAsia"/>
        </w:rPr>
        <w:t>，查询时计算。</w:t>
      </w:r>
    </w:p>
    <w:bookmarkEnd w:id="51"/>
    <w:p>
      <w:pPr>
        <w:pStyle w:val="5"/>
      </w:pPr>
      <w:bookmarkStart w:id="52" w:name="employeecontract-----劳动合同"/>
      <w:r>
        <w:t xml:space="preserve">employee_contract — </w:t>
      </w:r>
      <w:r>
        <w:rPr>
          <w:rFonts w:hint="eastAsia"/>
        </w:rPr>
        <w:t>劳动合同</w:t>
      </w:r>
    </w:p>
    <w:p>
      <w:pPr>
        <w:pStyle w:val="23"/>
      </w:pPr>
      <w:r>
        <w:rPr>
          <w:rFonts w:hint="eastAsia"/>
        </w:rPr>
        <w:t>员工劳动合同记录，含合同类型（固定期限/无固定期限/实习/劳务/返聘）、起止日期和终止原因。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52"/>
    <w:p>
      <w:pPr>
        <w:pStyle w:val="4"/>
      </w:pPr>
      <w:bookmarkStart w:id="53" w:name="七知识产权域"/>
      <w:r>
        <w:rPr>
          <w:rFonts w:hint="eastAsia"/>
        </w:rPr>
        <w:t>七、知识产权域</w:t>
      </w:r>
    </w:p>
    <w:p>
      <w:pPr>
        <w:pStyle w:val="5"/>
      </w:pPr>
      <w:bookmarkStart w:id="54" w:name="ipasset-----知识产权主档"/>
      <w:r>
        <w:t xml:space="preserve">ip_asset — </w:t>
      </w:r>
      <w:r>
        <w:rPr>
          <w:rFonts w:hint="eastAsia"/>
        </w:rPr>
        <w:t>知识产权主档</w:t>
      </w:r>
    </w:p>
    <w:p>
      <w:pPr>
        <w:pStyle w:val="23"/>
      </w:pPr>
      <w:r>
        <w:rPr>
          <w:rFonts w:hint="eastAsia"/>
        </w:rPr>
        <w:t>知识产权统一档案，合并申请和授权两个阶段为单表，</w:t>
      </w:r>
      <w:r>
        <w:rPr>
          <w:rStyle w:val="48"/>
        </w:rPr>
        <w:t>status</w:t>
      </w:r>
      <w:r>
        <w:t xml:space="preserve"> </w:t>
      </w:r>
      <w:r>
        <w:rPr>
          <w:rFonts w:hint="eastAsia"/>
        </w:rPr>
        <w:t>驱动生命周期（申请中→审核中→已授权→已驳回→已放弃）。支持专利（发明/实用新型/外观）、软件著作权、软件产品、论文、商标等类型。关联来源项目、合同和采购单。</w:t>
      </w:r>
    </w:p>
    <w:bookmarkEnd w:id="54"/>
    <w:p>
      <w:pPr>
        <w:pStyle w:val="5"/>
      </w:pPr>
      <w:bookmarkStart w:id="55" w:name="ipauthor-----发明人作者"/>
      <w:r>
        <w:t xml:space="preserve">ip_author — </w:t>
      </w:r>
      <w:r>
        <w:rPr>
          <w:rFonts w:hint="eastAsia"/>
        </w:rPr>
        <w:t>发明人/作者</w:t>
      </w:r>
    </w:p>
    <w:p>
      <w:pPr>
        <w:pStyle w:val="23"/>
      </w:pPr>
      <w:r>
        <w:rPr>
          <w:rFonts w:hint="eastAsia"/>
        </w:rPr>
        <w:t>知识产权的发明人或著作权人，含排序（</w:t>
      </w:r>
      <w:r>
        <w:rPr>
          <w:rStyle w:val="48"/>
        </w:rPr>
        <w:t>sort_order</w:t>
      </w:r>
      <w:r>
        <w:rPr>
          <w:rFonts w:hint="eastAsia"/>
        </w:rPr>
        <w:t>）。</w:t>
      </w:r>
      <w:r>
        <w:rPr>
          <w:rStyle w:val="48"/>
        </w:rPr>
        <w:t>phone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address</w:t>
      </w:r>
      <w:r>
        <w:t xml:space="preserve"> </w:t>
      </w:r>
      <w:r>
        <w:rPr>
          <w:rFonts w:hint="eastAsia"/>
        </w:rPr>
        <w:t>字段仅在申请阶段使用。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5"/>
    <w:p>
      <w:pPr>
        <w:pStyle w:val="4"/>
      </w:pPr>
      <w:bookmarkStart w:id="56" w:name="八采购域"/>
      <w:r>
        <w:rPr>
          <w:rFonts w:hint="eastAsia"/>
        </w:rPr>
        <w:t>八、采购域</w:t>
      </w:r>
    </w:p>
    <w:p>
      <w:pPr>
        <w:pStyle w:val="5"/>
      </w:pPr>
      <w:bookmarkStart w:id="57" w:name="purchaserequest-----采购申请"/>
      <w:r>
        <w:t xml:space="preserve">purchase_request — </w:t>
      </w:r>
      <w:r>
        <w:rPr>
          <w:rFonts w:hint="eastAsia"/>
        </w:rPr>
        <w:t>采购申请</w:t>
      </w:r>
    </w:p>
    <w:p>
      <w:pPr>
        <w:pStyle w:val="23"/>
      </w:pPr>
      <w:r>
        <w:rPr>
          <w:rFonts w:hint="eastAsia"/>
        </w:rPr>
        <w:t>内部采购申请，关联项目，含需求描述、预算和审批流程（草稿→提交→审批→驳回→已下单→取消）。</w:t>
      </w:r>
    </w:p>
    <w:bookmarkEnd w:id="57"/>
    <w:p>
      <w:pPr>
        <w:pStyle w:val="5"/>
      </w:pPr>
      <w:bookmarkStart w:id="58" w:name="purchaseorder-----采购订单"/>
      <w:r>
        <w:t xml:space="preserve">purchase_order — </w:t>
      </w:r>
      <w:r>
        <w:rPr>
          <w:rFonts w:hint="eastAsia"/>
        </w:rPr>
        <w:t>采购订单</w:t>
      </w:r>
    </w:p>
    <w:p>
      <w:pPr>
        <w:pStyle w:val="23"/>
      </w:pPr>
      <w:r>
        <w:rPr>
          <w:rFonts w:hint="eastAsia"/>
        </w:rPr>
        <w:t>采购订单，关联供应商（复用</w:t>
      </w:r>
      <w:r>
        <w:t xml:space="preserve"> customer </w:t>
      </w:r>
      <w:r>
        <w:rPr>
          <w:rFonts w:hint="eastAsia"/>
        </w:rPr>
        <w:t>表）、来源申请、所属项目和关联合同。</w:t>
      </w:r>
    </w:p>
    <w:bookmarkEnd w:id="58"/>
    <w:p>
      <w:pPr>
        <w:pStyle w:val="5"/>
      </w:pPr>
      <w:bookmarkStart w:id="59" w:name="goodsreceipt-----到货验收"/>
      <w:r>
        <w:t xml:space="preserve">goods_receipt — </w:t>
      </w:r>
      <w:r>
        <w:rPr>
          <w:rFonts w:hint="eastAsia"/>
        </w:rPr>
        <w:t>到货验收</w:t>
      </w:r>
    </w:p>
    <w:p>
      <w:pPr>
        <w:pStyle w:val="23"/>
      </w:pPr>
      <w:r>
        <w:rPr>
          <w:rFonts w:hint="eastAsia"/>
        </w:rPr>
        <w:t>到货验收记录，含到货日期、数量描述、验收人和验收结论（通过/部分通过/不通过）。</w:t>
      </w:r>
    </w:p>
    <w:bookmarkEnd w:id="59"/>
    <w:p>
      <w:pPr>
        <w:pStyle w:val="5"/>
      </w:pPr>
      <w:bookmarkStart w:id="60" w:name="purchasepayment-----采购付款"/>
      <w:r>
        <w:t xml:space="preserve">purchase_payment — </w:t>
      </w:r>
      <w:r>
        <w:rPr>
          <w:rFonts w:hint="eastAsia"/>
        </w:rPr>
        <w:t>采购付款</w:t>
      </w:r>
    </w:p>
    <w:p>
      <w:pPr>
        <w:pStyle w:val="23"/>
      </w:pPr>
      <w:r>
        <w:rPr>
          <w:rFonts w:hint="eastAsia"/>
        </w:rPr>
        <w:t>采购付款记录，关联采购订单，含发票信息。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0"/>
    <w:p>
      <w:pPr>
        <w:pStyle w:val="4"/>
      </w:pPr>
      <w:bookmarkStart w:id="61" w:name="关键设计原则"/>
      <w:r>
        <w:rPr>
          <w:rFonts w:hint="eastAsia"/>
        </w:rPr>
        <w:t>关键设计原则</w:t>
      </w:r>
    </w:p>
    <w:p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不存派生字段</w:t>
      </w:r>
      <w:r>
        <w:br w:type="textWrapping"/>
      </w:r>
      <w:r>
        <w:rPr>
          <w:rFonts w:hint="eastAsia"/>
        </w:rPr>
        <w:t>以下字段均已删除，查询时实时计算：</w:t>
      </w:r>
    </w:p>
    <w:p>
      <w:pPr>
        <w:numPr>
          <w:ilvl w:val="0"/>
          <w:numId w:val="1"/>
        </w:numPr>
      </w:pPr>
      <w:r>
        <w:rPr>
          <w:rStyle w:val="48"/>
        </w:rPr>
        <w:t>contract</w:t>
      </w:r>
      <w:r>
        <w:rPr>
          <w:rFonts w:hint="eastAsia"/>
        </w:rPr>
        <w:t>：利润、含税金额、转签比例</w:t>
      </w:r>
    </w:p>
    <w:p>
      <w:pPr>
        <w:numPr>
          <w:ilvl w:val="0"/>
          <w:numId w:val="1"/>
        </w:numPr>
      </w:pPr>
      <w:r>
        <w:rPr>
          <w:rStyle w:val="48"/>
        </w:rPr>
        <w:t>contract_line_item</w:t>
      </w:r>
      <w:r>
        <w:rPr>
          <w:rFonts w:hint="eastAsia"/>
        </w:rPr>
        <w:t>：行金额（=</w:t>
      </w:r>
      <w:r>
        <w:t xml:space="preserve"> </w:t>
      </w:r>
      <w:r>
        <w:rPr>
          <w:rFonts w:hint="eastAsia"/>
        </w:rPr>
        <w:t>数量</w:t>
      </w:r>
      <w:r>
        <w:t xml:space="preserve"> × </w:t>
      </w:r>
      <w:r>
        <w:rPr>
          <w:rFonts w:hint="eastAsia"/>
        </w:rPr>
        <w:t>单价）</w:t>
      </w:r>
    </w:p>
    <w:p>
      <w:pPr>
        <w:numPr>
          <w:ilvl w:val="0"/>
          <w:numId w:val="1"/>
        </w:numPr>
      </w:pPr>
      <w:r>
        <w:rPr>
          <w:rStyle w:val="48"/>
        </w:rPr>
        <w:t>bid_submission</w:t>
      </w:r>
      <w:r>
        <w:rPr>
          <w:rFonts w:hint="eastAsia"/>
        </w:rPr>
        <w:t>：中标价格比</w:t>
      </w:r>
    </w:p>
    <w:p>
      <w:pPr>
        <w:numPr>
          <w:ilvl w:val="0"/>
          <w:numId w:val="1"/>
        </w:numPr>
      </w:pPr>
      <w:r>
        <w:rPr>
          <w:rStyle w:val="48"/>
        </w:rPr>
        <w:t>employee_salary_history</w:t>
      </w:r>
      <w:r>
        <w:rPr>
          <w:rFonts w:hint="eastAsia"/>
        </w:rPr>
        <w:t>：总薪资</w:t>
      </w:r>
    </w:p>
    <w:p>
      <w:pPr>
        <w:numPr>
          <w:ilvl w:val="0"/>
          <w:numId w:val="1"/>
        </w:numPr>
      </w:pPr>
      <w:r>
        <w:rPr>
          <w:rStyle w:val="48"/>
        </w:rPr>
        <w:t>contact</w:t>
      </w:r>
      <w:r>
        <w:rPr>
          <w:rFonts w:hint="eastAsia"/>
        </w:rPr>
        <w:t>：最近联系日期</w:t>
      </w:r>
    </w:p>
    <w:p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统一用</w:t>
      </w:r>
      <w:r>
        <w:rPr>
          <w:b/>
          <w:bCs/>
        </w:rPr>
        <w:t xml:space="preserve"> UUID </w:t>
      </w:r>
      <w:r>
        <w:rPr>
          <w:rFonts w:hint="eastAsia"/>
          <w:b/>
          <w:bCs/>
        </w:rPr>
        <w:t>FK，不用名称字符串做关联</w:t>
      </w:r>
      <w:r>
        <w:br w:type="textWrapping"/>
      </w:r>
      <w:r>
        <w:rPr>
          <w:rFonts w:hint="eastAsia"/>
        </w:rPr>
        <w:t>所有跨表引用均使用</w:t>
      </w:r>
      <w:r>
        <w:t xml:space="preserve"> UUID </w:t>
      </w:r>
      <w:r>
        <w:rPr>
          <w:rFonts w:hint="eastAsia"/>
        </w:rPr>
        <w:t>外键，string</w:t>
      </w:r>
      <w:r>
        <w:t xml:space="preserve"> </w:t>
      </w:r>
      <w:r>
        <w:rPr>
          <w:rFonts w:hint="eastAsia"/>
        </w:rPr>
        <w:t>型名称字段（如</w:t>
      </w:r>
      <w:r>
        <w:t xml:space="preserve"> </w:t>
      </w:r>
      <w:r>
        <w:rPr>
          <w:rStyle w:val="48"/>
        </w:rPr>
        <w:t>party_a_name</w:t>
      </w:r>
      <w:r>
        <w:rPr>
          <w:rFonts w:hint="eastAsia"/>
        </w:rPr>
        <w:t>）仅供展示/归档，以</w:t>
      </w:r>
      <w:r>
        <w:t xml:space="preserve"> </w:t>
      </w:r>
      <w:r>
        <w:rPr>
          <w:rStyle w:val="48"/>
        </w:rPr>
        <w:t>_id</w:t>
      </w:r>
      <w:r>
        <w:t xml:space="preserve"> FK </w:t>
      </w:r>
      <w:r>
        <w:rPr>
          <w:rFonts w:hint="eastAsia"/>
        </w:rPr>
        <w:t>为准。</w:t>
      </w:r>
    </w:p>
    <w:p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审计字段命名规范</w:t>
      </w:r>
    </w:p>
    <w:p>
      <w:pPr>
        <w:numPr>
          <w:ilvl w:val="0"/>
          <w:numId w:val="1"/>
        </w:numPr>
      </w:pPr>
      <w:r>
        <w:rPr>
          <w:rFonts w:hint="eastAsia"/>
        </w:rPr>
        <w:t>操作人统一用</w:t>
      </w:r>
      <w:r>
        <w:t xml:space="preserve"> </w:t>
      </w:r>
      <w:r>
        <w:rPr>
          <w:rStyle w:val="48"/>
        </w:rPr>
        <w:t>recorded_by</w:t>
      </w:r>
      <w:r>
        <w:rPr>
          <w:rFonts w:hint="eastAsia"/>
        </w:rPr>
        <w:t>（记录人）、</w:t>
      </w:r>
      <w:r>
        <w:rPr>
          <w:rStyle w:val="48"/>
        </w:rPr>
        <w:t>approved_by</w:t>
      </w:r>
      <w:r>
        <w:rPr>
          <w:rFonts w:hint="eastAsia"/>
        </w:rPr>
        <w:t>（审批人）、</w:t>
      </w:r>
      <w:r>
        <w:rPr>
          <w:rStyle w:val="48"/>
        </w:rPr>
        <w:t>created_by</w:t>
      </w:r>
      <w:r>
        <w:rPr>
          <w:rFonts w:hint="eastAsia"/>
        </w:rPr>
        <w:t>（制单人）</w:t>
      </w:r>
    </w:p>
    <w:p>
      <w:pPr>
        <w:numPr>
          <w:ilvl w:val="0"/>
          <w:numId w:val="1"/>
        </w:numPr>
      </w:pPr>
      <w:r>
        <w:rPr>
          <w:rFonts w:hint="eastAsia"/>
        </w:rPr>
        <w:t>时间戳统一用</w:t>
      </w:r>
      <w:r>
        <w:t xml:space="preserve"> </w:t>
      </w:r>
      <w:r>
        <w:rPr>
          <w:rStyle w:val="48"/>
        </w:rPr>
        <w:t>created_at</w:t>
      </w:r>
      <w:r>
        <w:rPr>
          <w:rFonts w:hint="eastAsia"/>
        </w:rPr>
        <w:t>（自动生成）</w:t>
      </w:r>
    </w:p>
    <w:p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合并同类表</w:t>
      </w:r>
    </w:p>
    <w:p>
      <w:pPr>
        <w:numPr>
          <w:ilvl w:val="0"/>
          <w:numId w:val="1"/>
        </w:numPr>
      </w:pPr>
      <w:r>
        <w:rPr>
          <w:rStyle w:val="48"/>
        </w:rPr>
        <w:t>employee_qualification</w:t>
      </w:r>
      <w:r>
        <w:rPr>
          <w:rFonts w:hint="eastAsia"/>
        </w:rPr>
        <w:t>：合并原证书表和培训表，用</w:t>
      </w:r>
      <w:r>
        <w:t xml:space="preserve"> </w:t>
      </w:r>
      <w:r>
        <w:rPr>
          <w:rStyle w:val="48"/>
        </w:rPr>
        <w:t>qual_type</w:t>
      </w:r>
      <w:r>
        <w:t xml:space="preserve"> </w:t>
      </w:r>
      <w:r>
        <w:rPr>
          <w:rFonts w:hint="eastAsia"/>
        </w:rPr>
        <w:t>区分</w:t>
      </w:r>
    </w:p>
    <w:p>
      <w:pPr>
        <w:numPr>
          <w:ilvl w:val="0"/>
          <w:numId w:val="1"/>
        </w:numPr>
      </w:pPr>
      <w:r>
        <w:rPr>
          <w:rStyle w:val="48"/>
        </w:rPr>
        <w:t>bid_platform_account</w:t>
      </w:r>
      <w:r>
        <w:rPr>
          <w:rFonts w:hint="eastAsia"/>
        </w:rPr>
        <w:t>：合并客户投标账号和招标方账号，用</w:t>
      </w:r>
      <w:r>
        <w:t xml:space="preserve"> </w:t>
      </w:r>
      <w:r>
        <w:rPr>
          <w:rStyle w:val="48"/>
        </w:rPr>
        <w:t>owner_type</w:t>
      </w:r>
      <w:r>
        <w:t xml:space="preserve"> </w:t>
      </w:r>
      <w:r>
        <w:rPr>
          <w:rFonts w:hint="eastAsia"/>
        </w:rPr>
        <w:t>区分</w:t>
      </w:r>
    </w:p>
    <w:p>
      <w:pPr>
        <w:numPr>
          <w:ilvl w:val="0"/>
          <w:numId w:val="1"/>
        </w:numPr>
      </w:pPr>
      <w:r>
        <w:rPr>
          <w:rStyle w:val="48"/>
        </w:rPr>
        <w:t>ip_asset</w:t>
      </w:r>
      <w:r>
        <w:rPr>
          <w:rFonts w:hint="eastAsia"/>
        </w:rPr>
        <w:t>：合并申请阶段和授权阶段为单表，用</w:t>
      </w:r>
      <w:r>
        <w:t xml:space="preserve"> </w:t>
      </w:r>
      <w:r>
        <w:rPr>
          <w:rStyle w:val="48"/>
        </w:rPr>
        <w:t>status</w:t>
      </w:r>
      <w:r>
        <w:t xml:space="preserve"> </w:t>
      </w:r>
      <w:r>
        <w:rPr>
          <w:rFonts w:hint="eastAsia"/>
        </w:rPr>
        <w:t>驱动生命周期</w:t>
      </w:r>
    </w:p>
    <w:p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聚合数据不落表</w:t>
      </w:r>
      <w:r>
        <w:br w:type="textWrapping"/>
      </w:r>
      <w:r>
        <w:rPr>
          <w:rStyle w:val="48"/>
        </w:rPr>
        <w:t>contract</w:t>
      </w:r>
      <w:r>
        <w:t>、</w:t>
      </w:r>
      <w:r>
        <w:rPr>
          <w:rStyle w:val="48"/>
        </w:rPr>
        <w:t>project</w:t>
      </w:r>
      <w:r>
        <w:t xml:space="preserve"> </w:t>
      </w:r>
      <w:r>
        <w:rPr>
          <w:rFonts w:hint="eastAsia"/>
        </w:rPr>
        <w:t>不存已开票/已回款/成本合计等聚合字段，统一从明细表（</w:t>
      </w:r>
      <w:r>
        <w:rPr>
          <w:rStyle w:val="48"/>
        </w:rPr>
        <w:t>contract_invoice</w:t>
      </w:r>
      <w:r>
        <w:t>、</w:t>
      </w:r>
      <w:r>
        <w:rPr>
          <w:rStyle w:val="48"/>
        </w:rPr>
        <w:t>contract_payment</w:t>
      </w:r>
      <w:r>
        <w:t>、</w:t>
      </w:r>
      <w:r>
        <w:rPr>
          <w:rStyle w:val="48"/>
        </w:rPr>
        <w:t>project_cost</w:t>
      </w:r>
      <w:r>
        <w:rPr>
          <w:rFonts w:hint="eastAsia"/>
        </w:rPr>
        <w:t>）聚合查询。</w:t>
      </w:r>
    </w:p>
    <w:bookmarkEnd w:id="0"/>
    <w:bookmarkEnd w:id="6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604C8"/>
    <w:multiLevelType w:val="singleLevel"/>
    <w:tmpl w:val="B37604C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lhfox99403">
    <w15:presenceInfo w15:providerId="None" w15:userId="slhfox994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0"/>
  <w:bordersDoNotSurroundFooter w:val="0"/>
  <w:doNotTrackMoves/>
  <w:trackRevisions w:val="1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9DFFCD5"/>
    <w:rsid w:val="3FFE81F1"/>
    <w:rsid w:val="5BFFE725"/>
    <w:rsid w:val="7B2F7476"/>
    <w:rsid w:val="7B9F01A2"/>
    <w:rsid w:val="7FBE0879"/>
    <w:rsid w:val="9FEF7ED8"/>
    <w:rsid w:val="AE752190"/>
    <w:rsid w:val="BD6F9DFE"/>
    <w:rsid w:val="F7BE9D3A"/>
    <w:rsid w:val="F7DD1ADA"/>
    <w:rsid w:val="FDA2D137"/>
    <w:rsid w:val="FED03B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111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2026-04-25T10:06:00Z</dcterms:created>
  <dc:creator>slhfox99403</dc:creator>
  <cp:lastModifiedBy>slhfox99403</cp:lastModifiedBy>
  <dcterms:modified xsi:type="dcterms:W3CDTF">2026-04-25T19:01:46Z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05C448CE6F08381C352CEC6978A3B7DF_42</vt:lpwstr>
  </property>
</Properties>
</file>